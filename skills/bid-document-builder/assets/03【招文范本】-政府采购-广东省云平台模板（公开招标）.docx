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411EE">
      <w:pPr>
        <w:spacing w:line="360" w:lineRule="auto"/>
        <w:jc w:val="center"/>
        <w:rPr>
          <w:szCs w:val="21"/>
        </w:rPr>
      </w:pPr>
      <w:bookmarkStart w:id="11" w:name="_GoBack"/>
      <w:bookmarkEnd w:id="11"/>
    </w:p>
    <w:p w14:paraId="1FAA0DBC">
      <w:pPr>
        <w:spacing w:line="360" w:lineRule="auto"/>
        <w:rPr>
          <w:szCs w:val="21"/>
        </w:rPr>
      </w:pPr>
    </w:p>
    <w:p w14:paraId="6B04A21D">
      <w:pPr>
        <w:spacing w:before="22" w:line="360" w:lineRule="auto"/>
        <w:ind w:left="2854" w:right="2927"/>
        <w:jc w:val="center"/>
        <w:rPr>
          <w:b/>
          <w:bCs/>
          <w:spacing w:val="-30"/>
          <w:szCs w:val="21"/>
        </w:rPr>
      </w:pPr>
    </w:p>
    <w:p w14:paraId="7726BDF4">
      <w:pPr>
        <w:spacing w:before="22" w:line="360" w:lineRule="auto"/>
        <w:ind w:left="2854" w:right="2927"/>
        <w:jc w:val="center"/>
        <w:rPr>
          <w:b/>
          <w:bCs/>
          <w:spacing w:val="-30"/>
          <w:szCs w:val="21"/>
        </w:rPr>
      </w:pPr>
      <w:r>
        <w:rPr>
          <w:rFonts w:hint="eastAsia"/>
          <w:szCs w:val="21"/>
        </w:rPr>
        <w:drawing>
          <wp:inline distT="0" distB="0" distL="0" distR="0">
            <wp:extent cx="2042160" cy="2179320"/>
            <wp:effectExtent l="0" t="0" r="0" b="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42160" cy="2179320"/>
                    </a:xfrm>
                    <a:prstGeom prst="rect">
                      <a:avLst/>
                    </a:prstGeom>
                    <a:noFill/>
                    <a:ln>
                      <a:noFill/>
                    </a:ln>
                  </pic:spPr>
                </pic:pic>
              </a:graphicData>
            </a:graphic>
          </wp:inline>
        </w:drawing>
      </w:r>
    </w:p>
    <w:p w14:paraId="43DCB9EF">
      <w:pPr>
        <w:spacing w:line="360" w:lineRule="auto"/>
        <w:rPr>
          <w:szCs w:val="21"/>
        </w:rPr>
      </w:pPr>
    </w:p>
    <w:p w14:paraId="123ADC6C">
      <w:pPr>
        <w:spacing w:before="22" w:line="360" w:lineRule="auto"/>
        <w:ind w:left="2854" w:right="2927"/>
        <w:jc w:val="center"/>
        <w:rPr>
          <w:b/>
          <w:bCs/>
          <w:spacing w:val="-30"/>
          <w:sz w:val="56"/>
          <w:szCs w:val="56"/>
        </w:rPr>
      </w:pPr>
      <w:r>
        <w:rPr>
          <w:b/>
          <w:bCs/>
          <w:spacing w:val="-30"/>
          <w:sz w:val="56"/>
          <w:szCs w:val="56"/>
        </w:rPr>
        <w:t>广东</w:t>
      </w:r>
      <w:r>
        <w:rPr>
          <w:rFonts w:hint="eastAsia"/>
          <w:b/>
          <w:bCs/>
          <w:spacing w:val="-30"/>
          <w:sz w:val="56"/>
          <w:szCs w:val="56"/>
        </w:rPr>
        <w:t>省</w:t>
      </w:r>
      <w:r>
        <w:rPr>
          <w:b/>
          <w:bCs/>
          <w:spacing w:val="-30"/>
          <w:sz w:val="56"/>
          <w:szCs w:val="56"/>
        </w:rPr>
        <w:t>政府采购</w:t>
      </w:r>
    </w:p>
    <w:p w14:paraId="660954B5">
      <w:pPr>
        <w:spacing w:before="22" w:line="360" w:lineRule="auto"/>
        <w:ind w:left="2854" w:right="2927"/>
        <w:jc w:val="center"/>
        <w:rPr>
          <w:b/>
          <w:bCs/>
          <w:spacing w:val="-30"/>
          <w:sz w:val="56"/>
          <w:szCs w:val="56"/>
        </w:rPr>
      </w:pPr>
      <w:r>
        <w:rPr>
          <w:b/>
          <w:bCs/>
          <w:spacing w:val="-30"/>
          <w:sz w:val="56"/>
          <w:szCs w:val="56"/>
        </w:rPr>
        <w:t>公开招标文件</w:t>
      </w:r>
    </w:p>
    <w:p w14:paraId="61455B10">
      <w:pPr>
        <w:spacing w:line="360" w:lineRule="auto"/>
        <w:jc w:val="center"/>
        <w:rPr>
          <w:rFonts w:asciiTheme="majorEastAsia" w:hAnsiTheme="majorEastAsia" w:eastAsiaTheme="majorEastAsia"/>
          <w:sz w:val="28"/>
          <w:szCs w:val="28"/>
        </w:rPr>
      </w:pPr>
      <w:r>
        <w:rPr>
          <w:rFonts w:hint="eastAsia" w:asciiTheme="majorEastAsia" w:hAnsiTheme="majorEastAsia" w:eastAsiaTheme="majorEastAsia"/>
          <w:sz w:val="28"/>
          <w:szCs w:val="28"/>
        </w:rPr>
        <w:t>（本文件内容为须填入智慧云平台的关键内容，最终以平台生成的</w:t>
      </w:r>
      <w:r>
        <w:rPr>
          <w:rFonts w:asciiTheme="majorEastAsia" w:hAnsiTheme="majorEastAsia" w:eastAsiaTheme="majorEastAsia"/>
          <w:sz w:val="28"/>
          <w:szCs w:val="28"/>
        </w:rPr>
        <w:t>PDF</w:t>
      </w:r>
      <w:r>
        <w:rPr>
          <w:rFonts w:hint="eastAsia" w:asciiTheme="majorEastAsia" w:hAnsiTheme="majorEastAsia" w:eastAsiaTheme="majorEastAsia"/>
          <w:sz w:val="28"/>
          <w:szCs w:val="28"/>
        </w:rPr>
        <w:t>文件为准）</w:t>
      </w:r>
    </w:p>
    <w:p w14:paraId="46F2F136">
      <w:pPr>
        <w:spacing w:line="360" w:lineRule="auto"/>
        <w:ind w:firstLine="1044" w:firstLineChars="495"/>
        <w:rPr>
          <w:b/>
          <w:bCs/>
          <w:szCs w:val="21"/>
        </w:rPr>
      </w:pPr>
    </w:p>
    <w:p w14:paraId="26835AD5">
      <w:pPr>
        <w:spacing w:line="360" w:lineRule="auto"/>
        <w:ind w:left="1121" w:leftChars="337" w:hanging="413" w:hangingChars="196"/>
        <w:rPr>
          <w:b/>
          <w:bCs/>
          <w:szCs w:val="21"/>
          <w:highlight w:val="yellow"/>
        </w:rPr>
      </w:pPr>
    </w:p>
    <w:p w14:paraId="7E7745B5">
      <w:pPr>
        <w:spacing w:line="360" w:lineRule="auto"/>
        <w:ind w:left="420"/>
        <w:rPr>
          <w:b/>
          <w:bCs/>
          <w:szCs w:val="21"/>
        </w:rPr>
      </w:pPr>
    </w:p>
    <w:p w14:paraId="59DC698E">
      <w:pPr>
        <w:spacing w:line="360" w:lineRule="auto"/>
        <w:rPr>
          <w:sz w:val="28"/>
          <w:szCs w:val="28"/>
        </w:rPr>
      </w:pPr>
      <w:r>
        <w:rPr>
          <w:sz w:val="28"/>
          <w:szCs w:val="28"/>
        </w:rPr>
        <w:t>采购计划编号：</w:t>
      </w:r>
      <w:r>
        <w:rPr>
          <w:rFonts w:hint="eastAsia"/>
          <w:color w:val="FF0000"/>
          <w:sz w:val="28"/>
          <w:szCs w:val="28"/>
        </w:rPr>
        <w:t>[</w:t>
      </w:r>
      <w:r>
        <w:rPr>
          <w:color w:val="FF0000"/>
          <w:sz w:val="28"/>
          <w:szCs w:val="28"/>
        </w:rPr>
        <w:t>采购计划编号</w:t>
      </w:r>
      <w:r>
        <w:rPr>
          <w:rFonts w:hint="eastAsia"/>
          <w:color w:val="FF0000"/>
          <w:sz w:val="28"/>
          <w:szCs w:val="28"/>
        </w:rPr>
        <w:t>]</w:t>
      </w:r>
    </w:p>
    <w:p w14:paraId="529CDCCF">
      <w:pPr>
        <w:spacing w:line="360" w:lineRule="auto"/>
        <w:rPr>
          <w:sz w:val="28"/>
          <w:szCs w:val="28"/>
        </w:rPr>
      </w:pPr>
      <w:r>
        <w:rPr>
          <w:sz w:val="28"/>
          <w:szCs w:val="28"/>
        </w:rPr>
        <w:t>采购项目编号：</w:t>
      </w:r>
      <w:r>
        <w:rPr>
          <w:rFonts w:hint="eastAsia"/>
          <w:color w:val="FF0000"/>
          <w:sz w:val="28"/>
          <w:szCs w:val="28"/>
        </w:rPr>
        <w:t>[</w:t>
      </w:r>
      <w:r>
        <w:rPr>
          <w:color w:val="FF0000"/>
          <w:sz w:val="28"/>
          <w:szCs w:val="28"/>
        </w:rPr>
        <w:t>项目编号</w:t>
      </w:r>
      <w:r>
        <w:rPr>
          <w:rFonts w:hint="eastAsia"/>
          <w:color w:val="FF0000"/>
          <w:sz w:val="28"/>
          <w:szCs w:val="28"/>
        </w:rPr>
        <w:t>]</w:t>
      </w:r>
    </w:p>
    <w:p w14:paraId="5ECD664F">
      <w:pPr>
        <w:spacing w:line="360" w:lineRule="auto"/>
        <w:rPr>
          <w:sz w:val="28"/>
          <w:szCs w:val="28"/>
        </w:rPr>
      </w:pPr>
      <w:r>
        <w:rPr>
          <w:sz w:val="28"/>
          <w:szCs w:val="28"/>
        </w:rPr>
        <w:t>项目名称：</w:t>
      </w:r>
      <w:r>
        <w:rPr>
          <w:rFonts w:hint="eastAsia"/>
          <w:color w:val="FF0000"/>
          <w:sz w:val="28"/>
          <w:szCs w:val="28"/>
        </w:rPr>
        <w:t>[</w:t>
      </w:r>
      <w:r>
        <w:rPr>
          <w:color w:val="FF0000"/>
          <w:sz w:val="28"/>
          <w:szCs w:val="28"/>
        </w:rPr>
        <w:t>项目名称</w:t>
      </w:r>
      <w:r>
        <w:rPr>
          <w:rFonts w:hint="eastAsia"/>
          <w:color w:val="FF0000"/>
          <w:sz w:val="28"/>
          <w:szCs w:val="28"/>
        </w:rPr>
        <w:t>]</w:t>
      </w:r>
    </w:p>
    <w:p w14:paraId="160F971E">
      <w:pPr>
        <w:spacing w:line="360" w:lineRule="auto"/>
        <w:rPr>
          <w:sz w:val="28"/>
          <w:szCs w:val="28"/>
        </w:rPr>
      </w:pPr>
      <w:r>
        <w:rPr>
          <w:sz w:val="28"/>
          <w:szCs w:val="28"/>
        </w:rPr>
        <w:t>采购人：</w:t>
      </w:r>
      <w:r>
        <w:rPr>
          <w:rFonts w:hint="eastAsia"/>
          <w:color w:val="FF0000"/>
          <w:sz w:val="28"/>
          <w:szCs w:val="28"/>
        </w:rPr>
        <w:t>[</w:t>
      </w:r>
      <w:r>
        <w:rPr>
          <w:color w:val="FF0000"/>
          <w:sz w:val="28"/>
          <w:szCs w:val="28"/>
        </w:rPr>
        <w:t>采购人</w:t>
      </w:r>
      <w:r>
        <w:rPr>
          <w:rFonts w:hint="eastAsia"/>
          <w:color w:val="FF0000"/>
          <w:sz w:val="28"/>
          <w:szCs w:val="28"/>
        </w:rPr>
        <w:t>]</w:t>
      </w:r>
    </w:p>
    <w:p w14:paraId="4F520126">
      <w:pPr>
        <w:spacing w:line="360" w:lineRule="auto"/>
        <w:rPr>
          <w:sz w:val="28"/>
          <w:szCs w:val="28"/>
        </w:rPr>
        <w:sectPr>
          <w:footerReference r:id="rId3" w:type="default"/>
          <w:pgSz w:w="11900" w:h="16840"/>
          <w:pgMar w:top="1440" w:right="1080" w:bottom="1440" w:left="1080" w:header="720" w:footer="93" w:gutter="0"/>
          <w:pgNumType w:start="1"/>
          <w:cols w:space="720" w:num="1"/>
        </w:sectPr>
      </w:pPr>
      <w:r>
        <w:rPr>
          <w:sz w:val="28"/>
          <w:szCs w:val="28"/>
        </w:rPr>
        <w:t>采购代理机构：</w:t>
      </w:r>
      <w:r>
        <w:rPr>
          <w:rFonts w:hint="eastAsia"/>
          <w:sz w:val="28"/>
          <w:szCs w:val="28"/>
        </w:rPr>
        <w:t>广州市国科招标代理有限公司</w:t>
      </w:r>
    </w:p>
    <w:p w14:paraId="4BCAACCB">
      <w:pPr>
        <w:pStyle w:val="7"/>
        <w:rPr>
          <w:szCs w:val="21"/>
        </w:rPr>
      </w:pPr>
    </w:p>
    <w:p w14:paraId="7E4EE776">
      <w:pPr>
        <w:pStyle w:val="15"/>
      </w:pPr>
      <w:r>
        <w:rPr>
          <w:rFonts w:hint="eastAsia"/>
        </w:rPr>
        <w:t>目录</w:t>
      </w:r>
    </w:p>
    <w:p w14:paraId="2D4FAFFF">
      <w:pPr>
        <w:pStyle w:val="15"/>
        <w:rPr>
          <w:rFonts w:cstheme="minorBidi"/>
        </w:rPr>
      </w:pPr>
      <w:r>
        <w:rPr>
          <w:rFonts w:ascii="宋体" w:hAnsi="宋体" w:eastAsia="宋体"/>
          <w:sz w:val="28"/>
          <w:szCs w:val="28"/>
        </w:rPr>
        <w:fldChar w:fldCharType="begin"/>
      </w:r>
      <w:r>
        <w:rPr>
          <w:rFonts w:ascii="宋体" w:hAnsi="宋体" w:eastAsia="宋体"/>
          <w:sz w:val="28"/>
          <w:szCs w:val="28"/>
        </w:rPr>
        <w:instrText xml:space="preserve"> TOC \o "1-1" \h \z \u </w:instrText>
      </w:r>
      <w:r>
        <w:rPr>
          <w:rFonts w:ascii="宋体" w:hAnsi="宋体" w:eastAsia="宋体"/>
          <w:sz w:val="28"/>
          <w:szCs w:val="28"/>
        </w:rPr>
        <w:fldChar w:fldCharType="separate"/>
      </w:r>
      <w:r>
        <w:fldChar w:fldCharType="begin"/>
      </w:r>
      <w:r>
        <w:instrText xml:space="preserve"> HYPERLINK \l "_Toc98166105" </w:instrText>
      </w:r>
      <w:r>
        <w:fldChar w:fldCharType="separate"/>
      </w:r>
      <w:r>
        <w:rPr>
          <w:rStyle w:val="26"/>
          <w:rFonts w:hint="eastAsia" w:ascii="宋体" w:hAnsi="宋体" w:eastAsia="宋体"/>
          <w:sz w:val="24"/>
          <w:szCs w:val="24"/>
        </w:rPr>
        <w:t>一、</w:t>
      </w:r>
      <w:r>
        <w:rPr>
          <w:rStyle w:val="26"/>
          <w:rFonts w:hint="eastAsia" w:asciiTheme="minorEastAsia" w:hAnsiTheme="minorEastAsia"/>
          <w:sz w:val="24"/>
          <w:szCs w:val="24"/>
        </w:rPr>
        <w:t xml:space="preserve"> 采购内容及分包</w:t>
      </w:r>
      <w:r>
        <w:tab/>
      </w:r>
      <w:r>
        <w:fldChar w:fldCharType="begin"/>
      </w:r>
      <w:r>
        <w:instrText xml:space="preserve"> PAGEREF _Toc98166105 \h </w:instrText>
      </w:r>
      <w:r>
        <w:fldChar w:fldCharType="separate"/>
      </w:r>
      <w:r>
        <w:t>3</w:t>
      </w:r>
      <w:r>
        <w:fldChar w:fldCharType="end"/>
      </w:r>
      <w:r>
        <w:fldChar w:fldCharType="end"/>
      </w:r>
    </w:p>
    <w:p w14:paraId="04CB0586">
      <w:pPr>
        <w:pStyle w:val="15"/>
        <w:rPr>
          <w:rFonts w:cstheme="minorBidi"/>
        </w:rPr>
      </w:pPr>
      <w:r>
        <w:fldChar w:fldCharType="begin"/>
      </w:r>
      <w:r>
        <w:instrText xml:space="preserve"> HYPERLINK \l "_Toc98166106" </w:instrText>
      </w:r>
      <w:r>
        <w:fldChar w:fldCharType="separate"/>
      </w:r>
      <w:r>
        <w:rPr>
          <w:rStyle w:val="26"/>
          <w:rFonts w:hint="eastAsia" w:ascii="宋体" w:hAnsi="宋体" w:eastAsia="宋体"/>
          <w:sz w:val="24"/>
          <w:szCs w:val="24"/>
        </w:rPr>
        <w:t>二、</w:t>
      </w:r>
      <w:r>
        <w:rPr>
          <w:rStyle w:val="26"/>
          <w:rFonts w:hint="eastAsia" w:asciiTheme="minorEastAsia" w:hAnsiTheme="minorEastAsia"/>
          <w:sz w:val="24"/>
          <w:szCs w:val="24"/>
        </w:rPr>
        <w:t xml:space="preserve"> 项目须知</w:t>
      </w:r>
      <w:r>
        <w:tab/>
      </w:r>
      <w:r>
        <w:fldChar w:fldCharType="begin"/>
      </w:r>
      <w:r>
        <w:instrText xml:space="preserve"> PAGEREF _Toc98166106 \h </w:instrText>
      </w:r>
      <w:r>
        <w:fldChar w:fldCharType="separate"/>
      </w:r>
      <w:r>
        <w:t>4</w:t>
      </w:r>
      <w:r>
        <w:fldChar w:fldCharType="end"/>
      </w:r>
      <w:r>
        <w:fldChar w:fldCharType="end"/>
      </w:r>
    </w:p>
    <w:p w14:paraId="6DDEF8A6">
      <w:pPr>
        <w:pStyle w:val="15"/>
        <w:rPr>
          <w:rFonts w:cstheme="minorBidi"/>
        </w:rPr>
      </w:pPr>
      <w:r>
        <w:fldChar w:fldCharType="begin"/>
      </w:r>
      <w:r>
        <w:instrText xml:space="preserve"> HYPERLINK \l "_Toc98166107" </w:instrText>
      </w:r>
      <w:r>
        <w:fldChar w:fldCharType="separate"/>
      </w:r>
      <w:r>
        <w:rPr>
          <w:rStyle w:val="26"/>
          <w:rFonts w:hint="eastAsia" w:ascii="宋体" w:hAnsi="宋体" w:eastAsia="宋体"/>
          <w:sz w:val="24"/>
          <w:szCs w:val="24"/>
        </w:rPr>
        <w:t>三、</w:t>
      </w:r>
      <w:r>
        <w:rPr>
          <w:rStyle w:val="26"/>
          <w:rFonts w:hint="eastAsia" w:asciiTheme="minorEastAsia" w:hAnsiTheme="minorEastAsia"/>
          <w:sz w:val="24"/>
          <w:szCs w:val="24"/>
        </w:rPr>
        <w:t xml:space="preserve"> 商务要求及报价区间</w:t>
      </w:r>
      <w:r>
        <w:tab/>
      </w:r>
      <w:r>
        <w:fldChar w:fldCharType="begin"/>
      </w:r>
      <w:r>
        <w:instrText xml:space="preserve"> PAGEREF _Toc98166107 \h </w:instrText>
      </w:r>
      <w:r>
        <w:fldChar w:fldCharType="separate"/>
      </w:r>
      <w:r>
        <w:t>5</w:t>
      </w:r>
      <w:r>
        <w:fldChar w:fldCharType="end"/>
      </w:r>
      <w:r>
        <w:fldChar w:fldCharType="end"/>
      </w:r>
    </w:p>
    <w:p w14:paraId="0E3A3A5F">
      <w:pPr>
        <w:pStyle w:val="15"/>
        <w:rPr>
          <w:rFonts w:cstheme="minorBidi"/>
        </w:rPr>
      </w:pPr>
      <w:r>
        <w:fldChar w:fldCharType="begin"/>
      </w:r>
      <w:r>
        <w:instrText xml:space="preserve"> HYPERLINK \l "_Toc98166108" </w:instrText>
      </w:r>
      <w:r>
        <w:fldChar w:fldCharType="separate"/>
      </w:r>
      <w:r>
        <w:rPr>
          <w:rStyle w:val="26"/>
          <w:rFonts w:hint="eastAsia" w:ascii="宋体" w:hAnsi="宋体" w:eastAsia="宋体"/>
          <w:sz w:val="24"/>
          <w:szCs w:val="24"/>
        </w:rPr>
        <w:t>四、</w:t>
      </w:r>
      <w:r>
        <w:rPr>
          <w:rStyle w:val="26"/>
          <w:rFonts w:hint="eastAsia" w:asciiTheme="minorEastAsia" w:hAnsiTheme="minorEastAsia"/>
          <w:sz w:val="24"/>
          <w:szCs w:val="24"/>
        </w:rPr>
        <w:t xml:space="preserve"> 项目概况</w:t>
      </w:r>
      <w:r>
        <w:tab/>
      </w:r>
      <w:r>
        <w:fldChar w:fldCharType="begin"/>
      </w:r>
      <w:r>
        <w:instrText xml:space="preserve"> PAGEREF _Toc98166108 \h </w:instrText>
      </w:r>
      <w:r>
        <w:fldChar w:fldCharType="separate"/>
      </w:r>
      <w:r>
        <w:t>8</w:t>
      </w:r>
      <w:r>
        <w:fldChar w:fldCharType="end"/>
      </w:r>
      <w:r>
        <w:fldChar w:fldCharType="end"/>
      </w:r>
    </w:p>
    <w:p w14:paraId="1355B180">
      <w:pPr>
        <w:pStyle w:val="15"/>
        <w:rPr>
          <w:rFonts w:cstheme="minorBidi"/>
        </w:rPr>
      </w:pPr>
      <w:r>
        <w:fldChar w:fldCharType="begin"/>
      </w:r>
      <w:r>
        <w:instrText xml:space="preserve"> HYPERLINK \l "_Toc98166109" </w:instrText>
      </w:r>
      <w:r>
        <w:fldChar w:fldCharType="separate"/>
      </w:r>
      <w:r>
        <w:rPr>
          <w:rStyle w:val="26"/>
          <w:rFonts w:hint="eastAsia" w:ascii="宋体" w:hAnsi="宋体" w:eastAsia="宋体"/>
          <w:sz w:val="24"/>
          <w:szCs w:val="24"/>
        </w:rPr>
        <w:t>五、</w:t>
      </w:r>
      <w:r>
        <w:rPr>
          <w:rStyle w:val="26"/>
          <w:rFonts w:hint="eastAsia" w:asciiTheme="minorEastAsia" w:hAnsiTheme="minorEastAsia"/>
          <w:sz w:val="24"/>
          <w:szCs w:val="24"/>
        </w:rPr>
        <w:t xml:space="preserve"> 资格与符合性要求</w:t>
      </w:r>
      <w:r>
        <w:tab/>
      </w:r>
      <w:r>
        <w:fldChar w:fldCharType="begin"/>
      </w:r>
      <w:r>
        <w:instrText xml:space="preserve"> PAGEREF _Toc98166109 \h </w:instrText>
      </w:r>
      <w:r>
        <w:fldChar w:fldCharType="separate"/>
      </w:r>
      <w:r>
        <w:t>11</w:t>
      </w:r>
      <w:r>
        <w:fldChar w:fldCharType="end"/>
      </w:r>
      <w:r>
        <w:fldChar w:fldCharType="end"/>
      </w:r>
    </w:p>
    <w:p w14:paraId="12B6CC9D">
      <w:pPr>
        <w:pStyle w:val="15"/>
        <w:rPr>
          <w:rFonts w:cstheme="minorBidi"/>
        </w:rPr>
      </w:pPr>
      <w:r>
        <w:fldChar w:fldCharType="begin"/>
      </w:r>
      <w:r>
        <w:instrText xml:space="preserve"> HYPERLINK \l "_Toc98166110" </w:instrText>
      </w:r>
      <w:r>
        <w:fldChar w:fldCharType="separate"/>
      </w:r>
      <w:r>
        <w:rPr>
          <w:rStyle w:val="26"/>
          <w:rFonts w:hint="eastAsia" w:ascii="宋体" w:hAnsi="宋体" w:eastAsia="宋体"/>
          <w:sz w:val="24"/>
          <w:szCs w:val="24"/>
        </w:rPr>
        <w:t>六、</w:t>
      </w:r>
      <w:r>
        <w:rPr>
          <w:rStyle w:val="26"/>
          <w:rFonts w:hint="eastAsia" w:asciiTheme="minorEastAsia" w:hAnsiTheme="minorEastAsia"/>
          <w:sz w:val="24"/>
          <w:szCs w:val="24"/>
        </w:rPr>
        <w:t xml:space="preserve"> 技术标准与要求</w:t>
      </w:r>
      <w:r>
        <w:tab/>
      </w:r>
      <w:r>
        <w:fldChar w:fldCharType="begin"/>
      </w:r>
      <w:r>
        <w:instrText xml:space="preserve"> PAGEREF _Toc98166110 \h </w:instrText>
      </w:r>
      <w:r>
        <w:fldChar w:fldCharType="separate"/>
      </w:r>
      <w:r>
        <w:t>13</w:t>
      </w:r>
      <w:r>
        <w:fldChar w:fldCharType="end"/>
      </w:r>
      <w:r>
        <w:fldChar w:fldCharType="end"/>
      </w:r>
    </w:p>
    <w:p w14:paraId="2AA5F501">
      <w:pPr>
        <w:pStyle w:val="15"/>
        <w:rPr>
          <w:rFonts w:cstheme="minorBidi"/>
        </w:rPr>
      </w:pPr>
      <w:r>
        <w:fldChar w:fldCharType="begin"/>
      </w:r>
      <w:r>
        <w:instrText xml:space="preserve"> HYPERLINK \l "_Toc98166111" </w:instrText>
      </w:r>
      <w:r>
        <w:fldChar w:fldCharType="separate"/>
      </w:r>
      <w:r>
        <w:rPr>
          <w:rStyle w:val="26"/>
          <w:rFonts w:hint="eastAsia" w:ascii="宋体" w:hAnsi="宋体" w:eastAsia="宋体"/>
          <w:sz w:val="24"/>
          <w:szCs w:val="24"/>
        </w:rPr>
        <w:t>七、</w:t>
      </w:r>
      <w:r>
        <w:rPr>
          <w:rStyle w:val="26"/>
          <w:rFonts w:hint="eastAsia" w:asciiTheme="minorEastAsia" w:hAnsiTheme="minorEastAsia"/>
          <w:sz w:val="24"/>
          <w:szCs w:val="24"/>
        </w:rPr>
        <w:t xml:space="preserve"> 评标方法及标准</w:t>
      </w:r>
      <w:r>
        <w:tab/>
      </w:r>
      <w:r>
        <w:fldChar w:fldCharType="begin"/>
      </w:r>
      <w:r>
        <w:instrText xml:space="preserve"> PAGEREF _Toc98166111 \h </w:instrText>
      </w:r>
      <w:r>
        <w:fldChar w:fldCharType="separate"/>
      </w:r>
      <w:r>
        <w:t>14</w:t>
      </w:r>
      <w:r>
        <w:fldChar w:fldCharType="end"/>
      </w:r>
      <w:r>
        <w:fldChar w:fldCharType="end"/>
      </w:r>
    </w:p>
    <w:p w14:paraId="7DDBBE49">
      <w:pPr>
        <w:pStyle w:val="15"/>
        <w:rPr>
          <w:rFonts w:cstheme="minorBidi"/>
        </w:rPr>
      </w:pPr>
      <w:r>
        <w:fldChar w:fldCharType="begin"/>
      </w:r>
      <w:r>
        <w:instrText xml:space="preserve"> HYPERLINK \l "_Toc98166112" </w:instrText>
      </w:r>
      <w:r>
        <w:fldChar w:fldCharType="separate"/>
      </w:r>
      <w:r>
        <w:rPr>
          <w:rStyle w:val="26"/>
          <w:rFonts w:hint="eastAsia" w:ascii="宋体" w:hAnsi="宋体" w:eastAsia="宋体"/>
          <w:sz w:val="24"/>
          <w:szCs w:val="24"/>
        </w:rPr>
        <w:t>八、</w:t>
      </w:r>
      <w:r>
        <w:rPr>
          <w:rStyle w:val="26"/>
          <w:rFonts w:hint="eastAsia" w:asciiTheme="minorEastAsia" w:hAnsiTheme="minorEastAsia"/>
          <w:sz w:val="24"/>
          <w:szCs w:val="24"/>
        </w:rPr>
        <w:t xml:space="preserve"> 其他附件</w:t>
      </w:r>
      <w:r>
        <w:tab/>
      </w:r>
      <w:r>
        <w:fldChar w:fldCharType="begin"/>
      </w:r>
      <w:r>
        <w:instrText xml:space="preserve"> PAGEREF _Toc98166112 \h </w:instrText>
      </w:r>
      <w:r>
        <w:fldChar w:fldCharType="separate"/>
      </w:r>
      <w:r>
        <w:t>20</w:t>
      </w:r>
      <w:r>
        <w:fldChar w:fldCharType="end"/>
      </w:r>
      <w:r>
        <w:fldChar w:fldCharType="end"/>
      </w:r>
    </w:p>
    <w:p w14:paraId="71332CBF">
      <w:pPr>
        <w:spacing w:line="360" w:lineRule="auto"/>
        <w:rPr>
          <w:sz w:val="40"/>
          <w:szCs w:val="40"/>
        </w:rPr>
      </w:pPr>
      <w:r>
        <w:rPr>
          <w:rFonts w:ascii="宋体" w:hAnsi="宋体" w:eastAsia="宋体"/>
          <w:sz w:val="28"/>
          <w:szCs w:val="28"/>
        </w:rPr>
        <w:fldChar w:fldCharType="end"/>
      </w:r>
    </w:p>
    <w:p w14:paraId="7EA02454">
      <w:pPr>
        <w:rPr>
          <w:rFonts w:asciiTheme="minorEastAsia" w:hAnsiTheme="minorEastAsia"/>
          <w:sz w:val="40"/>
          <w:szCs w:val="40"/>
        </w:rPr>
      </w:pPr>
    </w:p>
    <w:p w14:paraId="33D00159">
      <w:pPr>
        <w:rPr>
          <w:rFonts w:asciiTheme="majorHAnsi" w:hAnsiTheme="majorHAnsi" w:cstheme="majorBidi"/>
        </w:rPr>
      </w:pPr>
      <w:r>
        <w:br w:type="page"/>
      </w:r>
    </w:p>
    <w:p w14:paraId="03AC41EE">
      <w:pPr>
        <w:spacing w:line="360" w:lineRule="auto"/>
        <w:jc w:val="center"/>
        <w:rPr>
          <w:rFonts w:asciiTheme="minorEastAsia" w:hAnsiTheme="minorEastAsia"/>
          <w:b/>
          <w:sz w:val="32"/>
          <w:szCs w:val="32"/>
        </w:rPr>
      </w:pPr>
      <w:r>
        <w:rPr>
          <w:rFonts w:hint="eastAsia" w:asciiTheme="minorEastAsia" w:hAnsiTheme="minorEastAsia"/>
          <w:b/>
          <w:sz w:val="32"/>
          <w:szCs w:val="32"/>
        </w:rPr>
        <w:t>广东省云平台采购项目采购文件</w:t>
      </w:r>
    </w:p>
    <w:p w14:paraId="3096C8CA">
      <w:pPr>
        <w:rPr>
          <w:rFonts w:asciiTheme="minorEastAsia" w:hAnsiTheme="minorEastAsia"/>
        </w:rPr>
      </w:pPr>
    </w:p>
    <w:p w14:paraId="17573DF0">
      <w:pPr>
        <w:spacing w:line="360" w:lineRule="auto"/>
        <w:ind w:left="425"/>
        <w:rPr>
          <w:rFonts w:asciiTheme="minorEastAsia" w:hAnsiTheme="minorEastAsia"/>
        </w:rPr>
      </w:pPr>
      <w:r>
        <w:rPr>
          <w:rFonts w:hint="eastAsia" w:asciiTheme="minorEastAsia" w:hAnsiTheme="minorEastAsia"/>
        </w:rPr>
        <w:t>项目编号：[项目编号]</w:t>
      </w:r>
    </w:p>
    <w:p w14:paraId="1F9FBAB8">
      <w:pPr>
        <w:spacing w:line="360" w:lineRule="auto"/>
        <w:ind w:left="425"/>
        <w:rPr>
          <w:rFonts w:asciiTheme="minorEastAsia" w:hAnsiTheme="minorEastAsia"/>
        </w:rPr>
      </w:pPr>
      <w:r>
        <w:rPr>
          <w:rFonts w:hint="eastAsia" w:asciiTheme="minorEastAsia" w:hAnsiTheme="minorEastAsia"/>
        </w:rPr>
        <w:t>项目名称：[项目名称]</w:t>
      </w:r>
    </w:p>
    <w:p w14:paraId="01629508">
      <w:pPr>
        <w:spacing w:line="360" w:lineRule="auto"/>
        <w:ind w:left="425"/>
        <w:rPr>
          <w:rFonts w:asciiTheme="minorEastAsia" w:hAnsiTheme="minorEastAsia"/>
        </w:rPr>
      </w:pPr>
      <w:r>
        <w:rPr>
          <w:rFonts w:hint="eastAsia" w:asciiTheme="minorEastAsia" w:hAnsiTheme="minorEastAsia"/>
        </w:rPr>
        <w:t>采购人名称：[采购人]</w:t>
      </w:r>
    </w:p>
    <w:p w14:paraId="4008E9AD">
      <w:pPr>
        <w:spacing w:line="360" w:lineRule="auto"/>
        <w:ind w:left="425"/>
        <w:rPr>
          <w:rFonts w:asciiTheme="minorEastAsia" w:hAnsiTheme="minorEastAsia"/>
          <w:color w:val="FF0000"/>
        </w:rPr>
      </w:pPr>
      <w:r>
        <w:rPr>
          <w:rFonts w:hint="eastAsia" w:asciiTheme="minorEastAsia" w:hAnsiTheme="minorEastAsia"/>
          <w:color w:val="FF0000"/>
        </w:rPr>
        <w:t>采购方式：公开招标</w:t>
      </w:r>
    </w:p>
    <w:p w14:paraId="28184F53">
      <w:pPr>
        <w:spacing w:line="360" w:lineRule="auto"/>
        <w:ind w:left="425"/>
        <w:rPr>
          <w:rFonts w:cs="Helvetica" w:asciiTheme="minorEastAsia" w:hAnsiTheme="minorEastAsia"/>
          <w:b/>
          <w:bCs/>
          <w:color w:val="222222"/>
          <w:szCs w:val="21"/>
          <w:shd w:val="clear" w:color="auto" w:fill="FFFFFF"/>
        </w:rPr>
      </w:pPr>
      <w:r>
        <w:rPr>
          <w:rFonts w:cs="Helvetica" w:asciiTheme="minorEastAsia" w:hAnsiTheme="minorEastAsia"/>
          <w:b/>
          <w:bCs/>
          <w:color w:val="222222"/>
          <w:szCs w:val="21"/>
          <w:shd w:val="clear" w:color="auto" w:fill="FFFFFF"/>
        </w:rPr>
        <w:t>获取招标文件的时间期限、地点、方式及售价</w:t>
      </w:r>
      <w:r>
        <w:rPr>
          <w:rFonts w:hint="eastAsia" w:cs="Helvetica" w:asciiTheme="minorEastAsia" w:hAnsiTheme="minorEastAsia"/>
          <w:b/>
          <w:bCs/>
          <w:color w:val="222222"/>
          <w:szCs w:val="21"/>
          <w:shd w:val="clear" w:color="auto" w:fill="FFFFFF"/>
        </w:rPr>
        <w:t>:</w:t>
      </w:r>
    </w:p>
    <w:p w14:paraId="2DE9ABE6">
      <w:pPr>
        <w:spacing w:line="360" w:lineRule="auto"/>
        <w:ind w:left="425"/>
        <w:rPr>
          <w:rFonts w:asciiTheme="minorEastAsia" w:hAnsiTheme="minorEastAsia"/>
        </w:rPr>
      </w:pPr>
      <w:r>
        <w:rPr>
          <w:rFonts w:hint="eastAsia" w:asciiTheme="minorEastAsia" w:hAnsiTheme="minorEastAsia"/>
        </w:rPr>
        <w:t xml:space="preserve">获取招标文件的起止日期： </w:t>
      </w:r>
      <w:r>
        <w:rPr>
          <w:rFonts w:hint="eastAsia" w:asciiTheme="minorEastAsia" w:hAnsiTheme="minorEastAsia"/>
          <w:color w:val="FF0000"/>
        </w:rPr>
        <w:t xml:space="preserve">XXXX-XX-XX </w:t>
      </w:r>
      <w:r>
        <w:rPr>
          <w:rFonts w:hint="eastAsia" w:asciiTheme="minorEastAsia" w:hAnsiTheme="minorEastAsia"/>
        </w:rPr>
        <w:t xml:space="preserve">至 </w:t>
      </w:r>
      <w:r>
        <w:rPr>
          <w:rFonts w:hint="eastAsia" w:asciiTheme="minorEastAsia" w:hAnsiTheme="minorEastAsia"/>
          <w:color w:val="FF0000"/>
        </w:rPr>
        <w:t>XXXX-XX-XX</w:t>
      </w:r>
    </w:p>
    <w:p w14:paraId="770A7391">
      <w:pPr>
        <w:spacing w:line="360" w:lineRule="auto"/>
        <w:ind w:left="425"/>
        <w:rPr>
          <w:rFonts w:asciiTheme="minorEastAsia" w:hAnsiTheme="minorEastAsia"/>
        </w:rPr>
      </w:pPr>
      <w:r>
        <w:rPr>
          <w:rFonts w:hint="eastAsia" w:asciiTheme="minorEastAsia" w:hAnsiTheme="minorEastAsia"/>
        </w:rPr>
        <w:t>获取招标文件上午起止时间： 00:00:00 至 12:00:00</w:t>
      </w:r>
    </w:p>
    <w:p w14:paraId="62633B95">
      <w:pPr>
        <w:spacing w:line="360" w:lineRule="auto"/>
        <w:ind w:left="425"/>
        <w:rPr>
          <w:rFonts w:asciiTheme="minorEastAsia" w:hAnsiTheme="minorEastAsia"/>
        </w:rPr>
      </w:pPr>
      <w:r>
        <w:rPr>
          <w:rFonts w:hint="eastAsia" w:asciiTheme="minorEastAsia" w:hAnsiTheme="minorEastAsia"/>
        </w:rPr>
        <w:t>获取招标文件下午起止时间： 12:00:00 至 23:59:59</w:t>
      </w:r>
    </w:p>
    <w:p w14:paraId="1B974C86">
      <w:pPr>
        <w:spacing w:line="360" w:lineRule="auto"/>
        <w:ind w:left="425"/>
        <w:rPr>
          <w:rFonts w:asciiTheme="minorEastAsia" w:hAnsiTheme="minorEastAsia"/>
        </w:rPr>
      </w:pPr>
      <w:r>
        <w:rPr>
          <w:rFonts w:hint="eastAsia" w:asciiTheme="minorEastAsia" w:hAnsiTheme="minorEastAsia"/>
        </w:rPr>
        <w:t>获取招标文件的地点：</w:t>
      </w:r>
      <w:r>
        <w:rPr>
          <w:rFonts w:hint="eastAsia" w:asciiTheme="minorEastAsia" w:hAnsiTheme="minorEastAsia"/>
          <w:szCs w:val="21"/>
        </w:rPr>
        <w:t>广东省政府采购网(</w:t>
      </w:r>
      <w:r>
        <w:rPr>
          <w:rFonts w:cs="宋体" w:asciiTheme="minorEastAsia" w:hAnsiTheme="minorEastAsia"/>
          <w:szCs w:val="18"/>
        </w:rPr>
        <w:t>https://gdgpo.czt.gd.gov.cn</w:t>
      </w:r>
      <w:r>
        <w:rPr>
          <w:rFonts w:hint="eastAsia" w:asciiTheme="minorEastAsia" w:hAnsiTheme="minorEastAsia"/>
          <w:szCs w:val="21"/>
        </w:rPr>
        <w:t xml:space="preserve">) </w:t>
      </w:r>
    </w:p>
    <w:p w14:paraId="003DD716">
      <w:pPr>
        <w:spacing w:line="360" w:lineRule="auto"/>
        <w:ind w:left="425"/>
        <w:rPr>
          <w:rFonts w:asciiTheme="minorEastAsia" w:hAnsiTheme="minorEastAsia"/>
        </w:rPr>
      </w:pPr>
      <w:r>
        <w:rPr>
          <w:rFonts w:hint="eastAsia" w:asciiTheme="minorEastAsia" w:hAnsiTheme="minorEastAsia"/>
        </w:rPr>
        <w:t>获取招标文件的方式：</w:t>
      </w:r>
      <w:r>
        <w:rPr>
          <w:rFonts w:hint="eastAsia" w:asciiTheme="minorEastAsia" w:hAnsiTheme="minorEastAsia"/>
          <w:szCs w:val="21"/>
        </w:rPr>
        <w:t>在线获取</w:t>
      </w:r>
    </w:p>
    <w:p w14:paraId="65716007">
      <w:pPr>
        <w:spacing w:line="360" w:lineRule="auto"/>
        <w:ind w:left="425"/>
        <w:rPr>
          <w:rFonts w:asciiTheme="minorEastAsia" w:hAnsiTheme="minorEastAsia"/>
        </w:rPr>
      </w:pPr>
      <w:r>
        <w:rPr>
          <w:rFonts w:hint="eastAsia" w:asciiTheme="minorEastAsia" w:hAnsiTheme="minorEastAsia"/>
        </w:rPr>
        <w:t>招标文件售价（单位：元）： 免费获取</w:t>
      </w:r>
    </w:p>
    <w:p w14:paraId="405D6D94">
      <w:pPr>
        <w:spacing w:line="360" w:lineRule="auto"/>
        <w:ind w:left="425"/>
        <w:rPr>
          <w:rFonts w:asciiTheme="minorEastAsia" w:hAnsiTheme="minorEastAsia"/>
        </w:rPr>
      </w:pPr>
      <w:r>
        <w:rPr>
          <w:rFonts w:cs="Helvetica" w:asciiTheme="minorEastAsia" w:hAnsiTheme="minorEastAsia"/>
          <w:b/>
          <w:bCs/>
          <w:color w:val="222222"/>
          <w:szCs w:val="21"/>
          <w:shd w:val="clear" w:color="auto" w:fill="FFFFFF"/>
        </w:rPr>
        <w:t>投标文件提交的截止时间、地点及开标时间</w:t>
      </w:r>
      <w:r>
        <w:rPr>
          <w:rFonts w:hint="eastAsia" w:cs="Helvetica" w:asciiTheme="minorEastAsia" w:hAnsiTheme="minorEastAsia"/>
          <w:b/>
          <w:bCs/>
          <w:color w:val="222222"/>
          <w:szCs w:val="21"/>
          <w:shd w:val="clear" w:color="auto" w:fill="FFFFFF"/>
        </w:rPr>
        <w:t>：</w:t>
      </w:r>
    </w:p>
    <w:p w14:paraId="71DA1B71">
      <w:pPr>
        <w:spacing w:line="360" w:lineRule="auto"/>
        <w:ind w:left="425"/>
        <w:rPr>
          <w:rFonts w:asciiTheme="minorEastAsia" w:hAnsiTheme="minorEastAsia"/>
        </w:rPr>
      </w:pPr>
      <w:r>
        <w:rPr>
          <w:rFonts w:hint="eastAsia" w:asciiTheme="minorEastAsia" w:hAnsiTheme="minorEastAsia"/>
        </w:rPr>
        <w:t xml:space="preserve">投标文件提交截止时间： </w:t>
      </w:r>
      <w:r>
        <w:rPr>
          <w:rFonts w:hint="eastAsia" w:asciiTheme="minorEastAsia" w:hAnsiTheme="minorEastAsia"/>
          <w:color w:val="FF0000"/>
        </w:rPr>
        <w:t>XXXX-XX-XX XX:XX:XX</w:t>
      </w:r>
    </w:p>
    <w:p w14:paraId="56D3F6EB">
      <w:pPr>
        <w:spacing w:line="360" w:lineRule="auto"/>
        <w:ind w:left="425"/>
        <w:rPr>
          <w:rFonts w:hint="eastAsia" w:asciiTheme="minorEastAsia" w:hAnsiTheme="minorEastAsia" w:eastAsiaTheme="minorEastAsia"/>
          <w:lang w:eastAsia="zh-CN"/>
        </w:rPr>
      </w:pPr>
      <w:r>
        <w:rPr>
          <w:rFonts w:hint="eastAsia" w:asciiTheme="minorEastAsia" w:hAnsiTheme="minorEastAsia"/>
        </w:rPr>
        <w:t>投标文件提交地点：</w:t>
      </w:r>
      <w:r>
        <w:rPr>
          <w:rFonts w:hint="eastAsia" w:cs="宋体" w:asciiTheme="minorEastAsia" w:hAnsiTheme="minorEastAsia"/>
        </w:rPr>
        <w:t>广州市先烈中路100号科学院大院9号楼东座2楼（中国广州分析测试中心对面）</w:t>
      </w:r>
      <w:r>
        <w:rPr>
          <w:rStyle w:val="27"/>
          <w:rFonts w:hint="eastAsia"/>
          <w:lang w:eastAsia="zh-CN"/>
        </w:rPr>
        <w:t>（</w:t>
      </w:r>
      <w:r>
        <w:rPr>
          <w:rStyle w:val="27"/>
          <w:rFonts w:hint="eastAsia"/>
          <w:lang w:val="en-US" w:eastAsia="zh-CN"/>
        </w:rPr>
        <w:t>电子投标文件在</w:t>
      </w:r>
      <w:r>
        <w:rPr>
          <w:rStyle w:val="27"/>
          <w:rFonts w:hint="eastAsia"/>
          <w:lang w:eastAsia="zh-CN"/>
        </w:rPr>
        <w:t>智慧云平台线上提交）</w:t>
      </w:r>
    </w:p>
    <w:p w14:paraId="2535E3DC">
      <w:pPr>
        <w:spacing w:line="360" w:lineRule="auto"/>
        <w:ind w:left="425"/>
        <w:rPr>
          <w:rFonts w:asciiTheme="minorEastAsia" w:hAnsiTheme="minorEastAsia"/>
        </w:rPr>
      </w:pPr>
      <w:r>
        <w:rPr>
          <w:rFonts w:hint="eastAsia" w:asciiTheme="minorEastAsia" w:hAnsiTheme="minorEastAsia"/>
        </w:rPr>
        <w:t xml:space="preserve">开标时间： </w:t>
      </w:r>
      <w:r>
        <w:rPr>
          <w:rFonts w:hint="eastAsia" w:asciiTheme="minorEastAsia" w:hAnsiTheme="minorEastAsia"/>
          <w:color w:val="FF0000"/>
        </w:rPr>
        <w:t>XXXX-XX-XX XX:XX:XX</w:t>
      </w:r>
    </w:p>
    <w:p w14:paraId="58E3B40D">
      <w:pPr>
        <w:spacing w:line="360" w:lineRule="auto"/>
        <w:ind w:left="425"/>
        <w:rPr>
          <w:rFonts w:hint="eastAsia" w:cs="宋体" w:asciiTheme="minorEastAsia" w:hAnsiTheme="minorEastAsia" w:eastAsiaTheme="minorEastAsia"/>
          <w:lang w:eastAsia="zh-CN"/>
        </w:rPr>
      </w:pPr>
      <w:r>
        <w:rPr>
          <w:rFonts w:hint="eastAsia" w:asciiTheme="minorEastAsia" w:hAnsiTheme="minorEastAsia"/>
        </w:rPr>
        <w:t>开标地点：</w:t>
      </w:r>
      <w:r>
        <w:rPr>
          <w:rFonts w:hint="eastAsia" w:cs="宋体" w:asciiTheme="minorEastAsia" w:hAnsiTheme="minorEastAsia"/>
        </w:rPr>
        <w:t>广州市先烈中路100号科学院大院9号楼东座2楼（中国广州分析测试中心对面）</w:t>
      </w:r>
      <w:r>
        <w:rPr>
          <w:rStyle w:val="27"/>
          <w:rFonts w:hint="eastAsia"/>
          <w:lang w:eastAsia="zh-CN"/>
        </w:rPr>
        <w:t>（智慧云平台线上</w:t>
      </w:r>
      <w:r>
        <w:rPr>
          <w:rStyle w:val="27"/>
          <w:rFonts w:hint="eastAsia"/>
          <w:lang w:val="en-US" w:eastAsia="zh-CN"/>
        </w:rPr>
        <w:t>开标</w:t>
      </w:r>
      <w:r>
        <w:rPr>
          <w:rStyle w:val="27"/>
          <w:rFonts w:hint="eastAsia"/>
          <w:lang w:eastAsia="zh-CN"/>
        </w:rPr>
        <w:t>）</w:t>
      </w:r>
    </w:p>
    <w:p w14:paraId="3E90B00B">
      <w:pPr>
        <w:spacing w:line="360" w:lineRule="auto"/>
        <w:ind w:left="425"/>
        <w:rPr>
          <w:rFonts w:asciiTheme="minorEastAsia" w:hAnsiTheme="minorEastAsia"/>
          <w:color w:val="FF0000"/>
        </w:rPr>
      </w:pPr>
    </w:p>
    <w:p w14:paraId="7667A2B9">
      <w:pPr>
        <w:spacing w:line="360" w:lineRule="auto"/>
        <w:ind w:left="426"/>
        <w:rPr>
          <w:rFonts w:asciiTheme="minorEastAsia" w:hAnsiTheme="minorEastAsia"/>
        </w:rPr>
      </w:pPr>
    </w:p>
    <w:p w14:paraId="2C254821">
      <w:pPr>
        <w:spacing w:line="360" w:lineRule="auto"/>
        <w:ind w:left="426"/>
        <w:rPr>
          <w:rFonts w:asciiTheme="minorEastAsia" w:hAnsiTheme="minorEastAsia"/>
        </w:rPr>
      </w:pPr>
    </w:p>
    <w:p w14:paraId="378302C7">
      <w:pPr>
        <w:spacing w:line="360" w:lineRule="auto"/>
        <w:ind w:left="426"/>
        <w:rPr>
          <w:rFonts w:asciiTheme="minorEastAsia" w:hAnsiTheme="minorEastAsia"/>
        </w:rPr>
      </w:pPr>
    </w:p>
    <w:p w14:paraId="45F19F27">
      <w:pPr>
        <w:spacing w:line="360" w:lineRule="auto"/>
        <w:ind w:left="426"/>
        <w:rPr>
          <w:rFonts w:asciiTheme="minorEastAsia" w:hAnsiTheme="minorEastAsia"/>
        </w:rPr>
      </w:pPr>
    </w:p>
    <w:p w14:paraId="197AB523">
      <w:pPr>
        <w:spacing w:line="360" w:lineRule="auto"/>
        <w:ind w:left="426"/>
        <w:rPr>
          <w:rFonts w:asciiTheme="minorEastAsia" w:hAnsiTheme="minorEastAsia"/>
        </w:rPr>
      </w:pPr>
    </w:p>
    <w:p w14:paraId="5B048DD5">
      <w:pPr>
        <w:pStyle w:val="22"/>
        <w:rPr>
          <w:rFonts w:asciiTheme="minorEastAsia" w:hAnsiTheme="minorEastAsia"/>
        </w:rPr>
      </w:pPr>
    </w:p>
    <w:p w14:paraId="4E6B84A7">
      <w:pPr>
        <w:pStyle w:val="22"/>
        <w:rPr>
          <w:rFonts w:asciiTheme="minorEastAsia" w:hAnsiTheme="minorEastAsia"/>
        </w:rPr>
      </w:pPr>
    </w:p>
    <w:p w14:paraId="3011E317">
      <w:pPr>
        <w:pStyle w:val="22"/>
        <w:rPr>
          <w:rFonts w:asciiTheme="minorEastAsia" w:hAnsiTheme="minorEastAsia"/>
        </w:rPr>
      </w:pPr>
    </w:p>
    <w:p w14:paraId="1631A0FB">
      <w:pPr>
        <w:pStyle w:val="2"/>
        <w:numPr>
          <w:ilvl w:val="0"/>
          <w:numId w:val="1"/>
        </w:numPr>
        <w:spacing w:before="0" w:after="0" w:line="360" w:lineRule="auto"/>
        <w:rPr>
          <w:rFonts w:asciiTheme="minorEastAsia" w:hAnsiTheme="minorEastAsia"/>
          <w:sz w:val="21"/>
          <w:szCs w:val="21"/>
        </w:rPr>
      </w:pPr>
      <w:bookmarkStart w:id="0" w:name="_Toc98166105"/>
      <w:r>
        <w:rPr>
          <w:rFonts w:hint="eastAsia" w:asciiTheme="minorEastAsia" w:hAnsiTheme="minorEastAsia"/>
          <w:sz w:val="21"/>
          <w:szCs w:val="21"/>
        </w:rPr>
        <w:t>采购内容及分包</w:t>
      </w:r>
      <w:bookmarkEnd w:id="0"/>
    </w:p>
    <w:p w14:paraId="64F8FC85">
      <w:pPr>
        <w:numPr>
          <w:ilvl w:val="1"/>
          <w:numId w:val="2"/>
        </w:numPr>
        <w:spacing w:line="360" w:lineRule="auto"/>
        <w:rPr>
          <w:rFonts w:asciiTheme="minorEastAsia" w:hAnsiTheme="minorEastAsia"/>
        </w:rPr>
      </w:pPr>
      <w:r>
        <w:rPr>
          <w:rFonts w:hint="eastAsia" w:asciiTheme="minorEastAsia" w:hAnsiTheme="minorEastAsia"/>
        </w:rPr>
        <w:t>项目采购包</w:t>
      </w:r>
    </w:p>
    <w:tbl>
      <w:tblPr>
        <w:tblStyle w:val="24"/>
        <w:tblW w:w="103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1409"/>
        <w:gridCol w:w="811"/>
        <w:gridCol w:w="1218"/>
        <w:gridCol w:w="1154"/>
        <w:gridCol w:w="1267"/>
        <w:gridCol w:w="1510"/>
        <w:gridCol w:w="1183"/>
        <w:gridCol w:w="1076"/>
      </w:tblGrid>
      <w:tr w14:paraId="36BF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vAlign w:val="center"/>
          </w:tcPr>
          <w:p w14:paraId="41F20AFE">
            <w:pPr>
              <w:spacing w:line="360" w:lineRule="auto"/>
              <w:jc w:val="center"/>
              <w:rPr>
                <w:rFonts w:asciiTheme="minorEastAsia" w:hAnsiTheme="minorEastAsia"/>
                <w:b/>
              </w:rPr>
            </w:pPr>
            <w:r>
              <w:rPr>
                <w:rFonts w:hint="eastAsia" w:asciiTheme="minorEastAsia" w:hAnsiTheme="minorEastAsia"/>
                <w:b/>
              </w:rPr>
              <w:t>采购包</w:t>
            </w:r>
          </w:p>
        </w:tc>
        <w:tc>
          <w:tcPr>
            <w:tcW w:w="1409" w:type="dxa"/>
            <w:vAlign w:val="center"/>
          </w:tcPr>
          <w:p w14:paraId="5B3177FB">
            <w:pPr>
              <w:jc w:val="center"/>
              <w:rPr>
                <w:rFonts w:asciiTheme="minorEastAsia" w:hAnsiTheme="minorEastAsia"/>
                <w:b/>
              </w:rPr>
            </w:pPr>
            <w:r>
              <w:rPr>
                <w:rFonts w:hint="eastAsia" w:asciiTheme="minorEastAsia" w:hAnsiTheme="minorEastAsia"/>
                <w:b/>
              </w:rPr>
              <w:t>包名称</w:t>
            </w:r>
          </w:p>
        </w:tc>
        <w:tc>
          <w:tcPr>
            <w:tcW w:w="811" w:type="dxa"/>
            <w:vAlign w:val="center"/>
          </w:tcPr>
          <w:p w14:paraId="0CA67FFB">
            <w:pPr>
              <w:jc w:val="center"/>
              <w:rPr>
                <w:rFonts w:asciiTheme="minorEastAsia" w:hAnsiTheme="minorEastAsia"/>
                <w:b/>
              </w:rPr>
            </w:pPr>
            <w:r>
              <w:rPr>
                <w:rFonts w:hint="eastAsia" w:asciiTheme="minorEastAsia" w:hAnsiTheme="minorEastAsia"/>
                <w:b/>
              </w:rPr>
              <w:t>包类别</w:t>
            </w:r>
          </w:p>
        </w:tc>
        <w:tc>
          <w:tcPr>
            <w:tcW w:w="1218" w:type="dxa"/>
            <w:vAlign w:val="center"/>
          </w:tcPr>
          <w:p w14:paraId="45FCDE77">
            <w:pPr>
              <w:jc w:val="center"/>
              <w:rPr>
                <w:rFonts w:asciiTheme="minorEastAsia" w:hAnsiTheme="minorEastAsia"/>
                <w:b/>
              </w:rPr>
            </w:pPr>
            <w:r>
              <w:rPr>
                <w:rFonts w:hint="eastAsia" w:asciiTheme="minorEastAsia" w:hAnsiTheme="minorEastAsia"/>
                <w:b/>
              </w:rPr>
              <w:t>预算汇总形式</w:t>
            </w:r>
          </w:p>
        </w:tc>
        <w:tc>
          <w:tcPr>
            <w:tcW w:w="1154" w:type="dxa"/>
            <w:vAlign w:val="center"/>
          </w:tcPr>
          <w:p w14:paraId="08DF791D">
            <w:pPr>
              <w:jc w:val="center"/>
              <w:rPr>
                <w:rFonts w:asciiTheme="minorEastAsia" w:hAnsiTheme="minorEastAsia"/>
                <w:b/>
              </w:rPr>
            </w:pPr>
            <w:r>
              <w:rPr>
                <w:rFonts w:hint="eastAsia" w:asciiTheme="minorEastAsia" w:hAnsiTheme="minorEastAsia"/>
                <w:b/>
              </w:rPr>
              <w:t>报价形式</w:t>
            </w:r>
          </w:p>
        </w:tc>
        <w:tc>
          <w:tcPr>
            <w:tcW w:w="1267" w:type="dxa"/>
            <w:vAlign w:val="center"/>
          </w:tcPr>
          <w:p w14:paraId="2A56D2CD">
            <w:pPr>
              <w:jc w:val="center"/>
              <w:rPr>
                <w:rFonts w:asciiTheme="minorEastAsia" w:hAnsiTheme="minorEastAsia"/>
                <w:b/>
              </w:rPr>
            </w:pPr>
            <w:r>
              <w:rPr>
                <w:rFonts w:hint="eastAsia" w:asciiTheme="minorEastAsia" w:hAnsiTheme="minorEastAsia"/>
                <w:b/>
              </w:rPr>
              <w:t>价款名称</w:t>
            </w:r>
          </w:p>
        </w:tc>
        <w:tc>
          <w:tcPr>
            <w:tcW w:w="1510" w:type="dxa"/>
            <w:vAlign w:val="center"/>
          </w:tcPr>
          <w:p w14:paraId="2BA66A97">
            <w:pPr>
              <w:jc w:val="center"/>
              <w:rPr>
                <w:rFonts w:asciiTheme="minorEastAsia" w:hAnsiTheme="minorEastAsia"/>
                <w:b/>
              </w:rPr>
            </w:pPr>
            <w:r>
              <w:rPr>
                <w:rFonts w:hint="eastAsia" w:asciiTheme="minorEastAsia" w:hAnsiTheme="minorEastAsia"/>
                <w:b/>
              </w:rPr>
              <w:t>包金额（元）</w:t>
            </w:r>
          </w:p>
        </w:tc>
        <w:tc>
          <w:tcPr>
            <w:tcW w:w="1183" w:type="dxa"/>
            <w:vAlign w:val="center"/>
          </w:tcPr>
          <w:p w14:paraId="55FD54AB">
            <w:pPr>
              <w:jc w:val="center"/>
              <w:rPr>
                <w:rFonts w:asciiTheme="minorEastAsia" w:hAnsiTheme="minorEastAsia"/>
                <w:b/>
              </w:rPr>
            </w:pPr>
            <w:r>
              <w:rPr>
                <w:rFonts w:hint="eastAsia" w:asciiTheme="minorEastAsia" w:hAnsiTheme="minorEastAsia"/>
                <w:b/>
              </w:rPr>
              <w:t>专门面向中小企业采购</w:t>
            </w:r>
          </w:p>
        </w:tc>
        <w:tc>
          <w:tcPr>
            <w:tcW w:w="1076" w:type="dxa"/>
            <w:vAlign w:val="center"/>
          </w:tcPr>
          <w:p w14:paraId="153C5470">
            <w:pPr>
              <w:jc w:val="center"/>
              <w:rPr>
                <w:rFonts w:asciiTheme="minorEastAsia" w:hAnsiTheme="minorEastAsia"/>
                <w:b/>
              </w:rPr>
            </w:pPr>
            <w:r>
              <w:rPr>
                <w:rFonts w:hint="eastAsia" w:asciiTheme="minorEastAsia" w:hAnsiTheme="minorEastAsia"/>
                <w:b/>
              </w:rPr>
              <w:t>保证金金额（元）</w:t>
            </w:r>
          </w:p>
        </w:tc>
      </w:tr>
      <w:tr w14:paraId="0358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vAlign w:val="center"/>
          </w:tcPr>
          <w:p w14:paraId="0D6B87C0">
            <w:pPr>
              <w:numPr>
                <w:ilvl w:val="0"/>
                <w:numId w:val="3"/>
              </w:numPr>
              <w:spacing w:line="360" w:lineRule="auto"/>
              <w:jc w:val="center"/>
              <w:rPr>
                <w:rFonts w:asciiTheme="minorEastAsia" w:hAnsiTheme="minorEastAsia"/>
                <w:color w:val="FF0000"/>
              </w:rPr>
            </w:pPr>
          </w:p>
        </w:tc>
        <w:tc>
          <w:tcPr>
            <w:tcW w:w="1409" w:type="dxa"/>
            <w:vAlign w:val="center"/>
          </w:tcPr>
          <w:p w14:paraId="0FD6FE99">
            <w:pPr>
              <w:spacing w:line="360" w:lineRule="auto"/>
              <w:jc w:val="center"/>
              <w:rPr>
                <w:rFonts w:asciiTheme="minorEastAsia" w:hAnsiTheme="minorEastAsia"/>
                <w:color w:val="FF0000"/>
              </w:rPr>
            </w:pPr>
            <w:r>
              <w:rPr>
                <w:rFonts w:hint="eastAsia" w:asciiTheme="minorEastAsia" w:hAnsiTheme="minorEastAsia"/>
                <w:color w:val="FF0000"/>
              </w:rPr>
              <w:t>[采购包1]</w:t>
            </w:r>
          </w:p>
        </w:tc>
        <w:tc>
          <w:tcPr>
            <w:tcW w:w="811" w:type="dxa"/>
            <w:vAlign w:val="center"/>
          </w:tcPr>
          <w:p w14:paraId="26C4DF2F">
            <w:pPr>
              <w:spacing w:line="360" w:lineRule="auto"/>
              <w:jc w:val="center"/>
              <w:rPr>
                <w:rFonts w:asciiTheme="minorEastAsia" w:hAnsiTheme="minorEastAsia"/>
                <w:color w:val="FF0000"/>
              </w:rPr>
            </w:pPr>
            <w:r>
              <w:rPr>
                <w:rFonts w:hint="eastAsia" w:asciiTheme="minorEastAsia" w:hAnsiTheme="minorEastAsia"/>
                <w:color w:val="FF0000"/>
              </w:rPr>
              <w:t>货物</w:t>
            </w:r>
          </w:p>
          <w:p w14:paraId="50751B3A">
            <w:pPr>
              <w:spacing w:line="360" w:lineRule="auto"/>
              <w:jc w:val="center"/>
              <w:rPr>
                <w:rFonts w:asciiTheme="minorEastAsia" w:hAnsiTheme="minorEastAsia"/>
                <w:color w:val="FF0000"/>
              </w:rPr>
            </w:pPr>
            <w:r>
              <w:rPr>
                <w:rFonts w:hint="eastAsia" w:asciiTheme="minorEastAsia" w:hAnsiTheme="minorEastAsia"/>
                <w:color w:val="FF0000"/>
              </w:rPr>
              <w:t>服务</w:t>
            </w:r>
          </w:p>
          <w:p w14:paraId="49BEA1D4">
            <w:pPr>
              <w:spacing w:line="360" w:lineRule="auto"/>
              <w:jc w:val="center"/>
              <w:rPr>
                <w:rFonts w:asciiTheme="minorEastAsia" w:hAnsiTheme="minorEastAsia"/>
                <w:color w:val="FF0000"/>
              </w:rPr>
            </w:pPr>
            <w:r>
              <w:rPr>
                <w:rFonts w:hint="eastAsia" w:asciiTheme="minorEastAsia" w:hAnsiTheme="minorEastAsia"/>
                <w:color w:val="FF0000"/>
              </w:rPr>
              <w:t>工程</w:t>
            </w:r>
          </w:p>
          <w:p w14:paraId="2C7FF4CB">
            <w:pPr>
              <w:spacing w:line="360" w:lineRule="auto"/>
              <w:jc w:val="center"/>
              <w:rPr>
                <w:rFonts w:asciiTheme="minorEastAsia" w:hAnsiTheme="minorEastAsia"/>
                <w:color w:val="FF0000"/>
              </w:rPr>
            </w:pPr>
            <w:r>
              <w:rPr>
                <w:rFonts w:hint="eastAsia" w:asciiTheme="minorEastAsia" w:hAnsiTheme="minorEastAsia"/>
                <w:color w:val="FF0000"/>
                <w:highlight w:val="yellow"/>
              </w:rPr>
              <w:t>以上据实选择</w:t>
            </w:r>
          </w:p>
        </w:tc>
        <w:tc>
          <w:tcPr>
            <w:tcW w:w="1218" w:type="dxa"/>
            <w:vAlign w:val="center"/>
          </w:tcPr>
          <w:p w14:paraId="1937596F">
            <w:pPr>
              <w:spacing w:line="360" w:lineRule="auto"/>
              <w:jc w:val="center"/>
              <w:rPr>
                <w:rFonts w:asciiTheme="minorEastAsia" w:hAnsiTheme="minorEastAsia"/>
                <w:color w:val="FF0000"/>
              </w:rPr>
            </w:pPr>
            <w:r>
              <w:rPr>
                <w:rFonts w:hint="eastAsia" w:asciiTheme="minorEastAsia" w:hAnsiTheme="minorEastAsia"/>
                <w:color w:val="FF0000"/>
              </w:rPr>
              <w:t>1、包预算制</w:t>
            </w:r>
          </w:p>
          <w:p w14:paraId="0D6D5FF3">
            <w:pPr>
              <w:spacing w:line="360" w:lineRule="auto"/>
              <w:jc w:val="center"/>
              <w:rPr>
                <w:rFonts w:asciiTheme="minorEastAsia" w:hAnsiTheme="minorEastAsia"/>
                <w:color w:val="FF0000"/>
              </w:rPr>
            </w:pPr>
            <w:r>
              <w:rPr>
                <w:rFonts w:hint="eastAsia" w:asciiTheme="minorEastAsia" w:hAnsiTheme="minorEastAsia"/>
                <w:color w:val="FF0000"/>
              </w:rPr>
              <w:t>2、清单汇总制</w:t>
            </w:r>
          </w:p>
          <w:p w14:paraId="19F39902">
            <w:pPr>
              <w:spacing w:line="360" w:lineRule="auto"/>
              <w:jc w:val="center"/>
              <w:rPr>
                <w:rFonts w:asciiTheme="minorEastAsia" w:hAnsiTheme="minorEastAsia"/>
                <w:color w:val="FF0000"/>
              </w:rPr>
            </w:pPr>
            <w:r>
              <w:rPr>
                <w:rFonts w:hint="eastAsia" w:asciiTheme="minorEastAsia" w:hAnsiTheme="minorEastAsia"/>
                <w:color w:val="FF0000"/>
                <w:highlight w:val="yellow"/>
              </w:rPr>
              <w:t>以上据实选择</w:t>
            </w:r>
          </w:p>
        </w:tc>
        <w:tc>
          <w:tcPr>
            <w:tcW w:w="1154" w:type="dxa"/>
            <w:vAlign w:val="center"/>
          </w:tcPr>
          <w:p w14:paraId="11D9CD3A">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1、</w:t>
            </w:r>
            <w:r>
              <w:rPr>
                <w:rFonts w:cs="Helvetica" w:asciiTheme="minorEastAsia" w:hAnsiTheme="minorEastAsia"/>
                <w:color w:val="FF0000"/>
                <w:szCs w:val="21"/>
                <w:shd w:val="clear" w:color="auto" w:fill="FFFFFF"/>
              </w:rPr>
              <w:t>总价</w:t>
            </w:r>
          </w:p>
          <w:p w14:paraId="42F8A128">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2、优惠率（%）</w:t>
            </w:r>
          </w:p>
          <w:p w14:paraId="4BD6B81D">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3、单价</w:t>
            </w:r>
          </w:p>
          <w:p w14:paraId="712B2D51">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3、折扣率（%）</w:t>
            </w:r>
          </w:p>
          <w:p w14:paraId="21424E84">
            <w:pPr>
              <w:spacing w:line="360" w:lineRule="auto"/>
              <w:jc w:val="center"/>
              <w:rPr>
                <w:rFonts w:asciiTheme="minorEastAsia" w:hAnsiTheme="minorEastAsia"/>
                <w:color w:val="FF0000"/>
              </w:rPr>
            </w:pPr>
            <w:r>
              <w:rPr>
                <w:rFonts w:hint="eastAsia" w:asciiTheme="minorEastAsia" w:hAnsiTheme="minorEastAsia"/>
                <w:color w:val="FF0000"/>
                <w:highlight w:val="yellow"/>
              </w:rPr>
              <w:t>以上据实选择</w:t>
            </w:r>
          </w:p>
        </w:tc>
        <w:tc>
          <w:tcPr>
            <w:tcW w:w="1267" w:type="dxa"/>
            <w:vAlign w:val="center"/>
          </w:tcPr>
          <w:p w14:paraId="7301BA6A">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1、</w:t>
            </w:r>
            <w:r>
              <w:rPr>
                <w:rFonts w:cs="Helvetica" w:asciiTheme="minorEastAsia" w:hAnsiTheme="minorEastAsia"/>
                <w:color w:val="FF0000"/>
                <w:szCs w:val="21"/>
                <w:shd w:val="clear" w:color="auto" w:fill="FFFFFF"/>
              </w:rPr>
              <w:t>总价</w:t>
            </w:r>
          </w:p>
          <w:p w14:paraId="4BDD7483">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2、优惠率</w:t>
            </w:r>
          </w:p>
          <w:p w14:paraId="2E57089A">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3、单价/总价</w:t>
            </w:r>
          </w:p>
          <w:p w14:paraId="769AD1BB">
            <w:pPr>
              <w:spacing w:line="360" w:lineRule="auto"/>
              <w:jc w:val="center"/>
              <w:rPr>
                <w:rFonts w:cs="Helvetica" w:asciiTheme="minorEastAsia" w:hAnsiTheme="minorEastAsia"/>
                <w:color w:val="FF0000"/>
                <w:szCs w:val="21"/>
                <w:shd w:val="clear" w:color="auto" w:fill="FFFFFF"/>
              </w:rPr>
            </w:pPr>
            <w:r>
              <w:rPr>
                <w:rFonts w:hint="eastAsia" w:cs="Helvetica" w:asciiTheme="minorEastAsia" w:hAnsiTheme="minorEastAsia"/>
                <w:color w:val="FF0000"/>
                <w:szCs w:val="21"/>
                <w:shd w:val="clear" w:color="auto" w:fill="FFFFFF"/>
              </w:rPr>
              <w:t>4、折扣率</w:t>
            </w:r>
          </w:p>
          <w:p w14:paraId="1A7C7C5F">
            <w:pPr>
              <w:spacing w:line="360" w:lineRule="auto"/>
              <w:jc w:val="center"/>
              <w:rPr>
                <w:rFonts w:asciiTheme="minorEastAsia" w:hAnsiTheme="minorEastAsia"/>
                <w:color w:val="FF0000"/>
              </w:rPr>
            </w:pPr>
            <w:r>
              <w:rPr>
                <w:rFonts w:hint="eastAsia" w:cs="Helvetica" w:asciiTheme="minorEastAsia" w:hAnsiTheme="minorEastAsia"/>
                <w:color w:val="FF0000"/>
                <w:szCs w:val="21"/>
                <w:highlight w:val="yellow"/>
                <w:shd w:val="clear" w:color="auto" w:fill="FFFFFF"/>
              </w:rPr>
              <w:t>价款名称自定义，上述为对应的建议名称，后面“投标报价说明”部分需要描述清晰</w:t>
            </w:r>
          </w:p>
        </w:tc>
        <w:tc>
          <w:tcPr>
            <w:tcW w:w="1510" w:type="dxa"/>
            <w:vAlign w:val="center"/>
          </w:tcPr>
          <w:p w14:paraId="074B532C">
            <w:pPr>
              <w:spacing w:line="360" w:lineRule="auto"/>
              <w:jc w:val="center"/>
              <w:rPr>
                <w:rFonts w:asciiTheme="minorEastAsia" w:hAnsiTheme="minorEastAsia"/>
                <w:color w:val="FF0000"/>
              </w:rPr>
            </w:pPr>
            <w:r>
              <w:rPr>
                <w:rFonts w:asciiTheme="minorEastAsia" w:hAnsiTheme="minorEastAsia"/>
                <w:color w:val="FF0000"/>
              </w:rPr>
              <w:t>分包需要填写包金额</w:t>
            </w:r>
            <w:r>
              <w:rPr>
                <w:rFonts w:hint="eastAsia" w:asciiTheme="minorEastAsia" w:hAnsiTheme="minorEastAsia"/>
                <w:color w:val="FF0000"/>
              </w:rPr>
              <w:t>，</w:t>
            </w:r>
            <w:r>
              <w:rPr>
                <w:rFonts w:asciiTheme="minorEastAsia" w:hAnsiTheme="minorEastAsia"/>
                <w:color w:val="FF0000"/>
              </w:rPr>
              <w:t>不分包可不填写</w:t>
            </w:r>
          </w:p>
        </w:tc>
        <w:tc>
          <w:tcPr>
            <w:tcW w:w="1183" w:type="dxa"/>
            <w:vAlign w:val="center"/>
          </w:tcPr>
          <w:p w14:paraId="4E7C604E">
            <w:pPr>
              <w:spacing w:line="360" w:lineRule="auto"/>
              <w:jc w:val="center"/>
              <w:rPr>
                <w:rFonts w:asciiTheme="minorEastAsia" w:hAnsiTheme="minorEastAsia"/>
                <w:color w:val="FF0000"/>
              </w:rPr>
            </w:pPr>
            <w:r>
              <w:rPr>
                <w:rFonts w:hint="eastAsia" w:asciiTheme="minorEastAsia" w:hAnsiTheme="minorEastAsia"/>
                <w:color w:val="FF0000"/>
              </w:rPr>
              <w:t>是/否</w:t>
            </w:r>
          </w:p>
        </w:tc>
        <w:tc>
          <w:tcPr>
            <w:tcW w:w="1076" w:type="dxa"/>
            <w:vAlign w:val="center"/>
          </w:tcPr>
          <w:p w14:paraId="2338B454">
            <w:pPr>
              <w:spacing w:line="360" w:lineRule="auto"/>
              <w:jc w:val="center"/>
              <w:rPr>
                <w:rFonts w:asciiTheme="minorEastAsia" w:hAnsiTheme="minorEastAsia"/>
                <w:color w:val="FF0000"/>
              </w:rPr>
            </w:pPr>
            <w:r>
              <w:rPr>
                <w:rFonts w:hint="eastAsia" w:asciiTheme="minorEastAsia" w:hAnsiTheme="minorEastAsia"/>
                <w:color w:val="FF0000"/>
              </w:rPr>
              <w:t>不超过包金额的2%</w:t>
            </w:r>
          </w:p>
        </w:tc>
      </w:tr>
      <w:tr w14:paraId="7889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vAlign w:val="center"/>
          </w:tcPr>
          <w:p w14:paraId="61843F21">
            <w:pPr>
              <w:numPr>
                <w:ilvl w:val="0"/>
                <w:numId w:val="3"/>
              </w:numPr>
              <w:spacing w:line="360" w:lineRule="auto"/>
              <w:jc w:val="center"/>
              <w:rPr>
                <w:rFonts w:asciiTheme="minorEastAsia" w:hAnsiTheme="minorEastAsia"/>
                <w:color w:val="FF0000"/>
              </w:rPr>
            </w:pPr>
          </w:p>
        </w:tc>
        <w:tc>
          <w:tcPr>
            <w:tcW w:w="1409" w:type="dxa"/>
            <w:vAlign w:val="center"/>
          </w:tcPr>
          <w:p w14:paraId="5A27CADF">
            <w:pPr>
              <w:spacing w:line="360" w:lineRule="auto"/>
              <w:jc w:val="center"/>
              <w:rPr>
                <w:rFonts w:asciiTheme="minorEastAsia" w:hAnsiTheme="minorEastAsia"/>
                <w:color w:val="FF0000"/>
              </w:rPr>
            </w:pPr>
            <w:r>
              <w:rPr>
                <w:rFonts w:hint="eastAsia" w:asciiTheme="minorEastAsia" w:hAnsiTheme="minorEastAsia"/>
                <w:color w:val="FF0000"/>
              </w:rPr>
              <w:t>[采购包2]</w:t>
            </w:r>
          </w:p>
        </w:tc>
        <w:tc>
          <w:tcPr>
            <w:tcW w:w="811" w:type="dxa"/>
            <w:vAlign w:val="center"/>
          </w:tcPr>
          <w:p w14:paraId="6CFD1493">
            <w:pPr>
              <w:spacing w:line="360" w:lineRule="auto"/>
              <w:jc w:val="center"/>
              <w:rPr>
                <w:rFonts w:asciiTheme="minorEastAsia" w:hAnsiTheme="minorEastAsia"/>
                <w:color w:val="FF0000"/>
              </w:rPr>
            </w:pPr>
          </w:p>
        </w:tc>
        <w:tc>
          <w:tcPr>
            <w:tcW w:w="1218" w:type="dxa"/>
            <w:vAlign w:val="center"/>
          </w:tcPr>
          <w:p w14:paraId="4B1D0E26">
            <w:pPr>
              <w:spacing w:line="360" w:lineRule="auto"/>
              <w:jc w:val="center"/>
              <w:rPr>
                <w:rFonts w:asciiTheme="minorEastAsia" w:hAnsiTheme="minorEastAsia"/>
                <w:color w:val="FF0000"/>
              </w:rPr>
            </w:pPr>
          </w:p>
        </w:tc>
        <w:tc>
          <w:tcPr>
            <w:tcW w:w="1154" w:type="dxa"/>
            <w:vAlign w:val="center"/>
          </w:tcPr>
          <w:p w14:paraId="10CF04F8">
            <w:pPr>
              <w:spacing w:line="360" w:lineRule="auto"/>
              <w:jc w:val="center"/>
              <w:rPr>
                <w:rFonts w:cs="Helvetica" w:asciiTheme="minorEastAsia" w:hAnsiTheme="minorEastAsia"/>
                <w:color w:val="FF0000"/>
                <w:szCs w:val="21"/>
                <w:shd w:val="clear" w:color="auto" w:fill="FFFFFF"/>
              </w:rPr>
            </w:pPr>
          </w:p>
        </w:tc>
        <w:tc>
          <w:tcPr>
            <w:tcW w:w="1267" w:type="dxa"/>
            <w:vAlign w:val="center"/>
          </w:tcPr>
          <w:p w14:paraId="19BE15C0">
            <w:pPr>
              <w:spacing w:line="360" w:lineRule="auto"/>
              <w:jc w:val="center"/>
              <w:rPr>
                <w:rFonts w:cs="Helvetica" w:asciiTheme="minorEastAsia" w:hAnsiTheme="minorEastAsia"/>
                <w:color w:val="FF0000"/>
                <w:szCs w:val="21"/>
                <w:shd w:val="clear" w:color="auto" w:fill="FFFFFF"/>
              </w:rPr>
            </w:pPr>
          </w:p>
        </w:tc>
        <w:tc>
          <w:tcPr>
            <w:tcW w:w="1510" w:type="dxa"/>
            <w:vAlign w:val="center"/>
          </w:tcPr>
          <w:p w14:paraId="6B78787A">
            <w:pPr>
              <w:spacing w:line="360" w:lineRule="auto"/>
              <w:jc w:val="center"/>
              <w:rPr>
                <w:rFonts w:asciiTheme="minorEastAsia" w:hAnsiTheme="minorEastAsia"/>
                <w:color w:val="FF0000"/>
              </w:rPr>
            </w:pPr>
          </w:p>
        </w:tc>
        <w:tc>
          <w:tcPr>
            <w:tcW w:w="1183" w:type="dxa"/>
            <w:vAlign w:val="center"/>
          </w:tcPr>
          <w:p w14:paraId="55767094">
            <w:pPr>
              <w:spacing w:line="360" w:lineRule="auto"/>
              <w:jc w:val="center"/>
              <w:rPr>
                <w:rFonts w:asciiTheme="minorEastAsia" w:hAnsiTheme="minorEastAsia"/>
                <w:color w:val="FF0000"/>
              </w:rPr>
            </w:pPr>
          </w:p>
        </w:tc>
        <w:tc>
          <w:tcPr>
            <w:tcW w:w="1076" w:type="dxa"/>
            <w:vAlign w:val="center"/>
          </w:tcPr>
          <w:p w14:paraId="04387386">
            <w:pPr>
              <w:spacing w:line="360" w:lineRule="auto"/>
              <w:jc w:val="center"/>
              <w:rPr>
                <w:rFonts w:asciiTheme="minorEastAsia" w:hAnsiTheme="minorEastAsia"/>
                <w:color w:val="FF0000"/>
              </w:rPr>
            </w:pPr>
          </w:p>
        </w:tc>
      </w:tr>
      <w:tr w14:paraId="1B26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vAlign w:val="center"/>
          </w:tcPr>
          <w:p w14:paraId="68885683">
            <w:pPr>
              <w:numPr>
                <w:ilvl w:val="0"/>
                <w:numId w:val="3"/>
              </w:numPr>
              <w:spacing w:line="360" w:lineRule="auto"/>
              <w:jc w:val="center"/>
              <w:rPr>
                <w:rFonts w:asciiTheme="minorEastAsia" w:hAnsiTheme="minorEastAsia"/>
                <w:color w:val="FF0000"/>
              </w:rPr>
            </w:pPr>
          </w:p>
        </w:tc>
        <w:tc>
          <w:tcPr>
            <w:tcW w:w="1409" w:type="dxa"/>
            <w:vAlign w:val="center"/>
          </w:tcPr>
          <w:p w14:paraId="37932F35">
            <w:pPr>
              <w:spacing w:line="360" w:lineRule="auto"/>
              <w:jc w:val="center"/>
              <w:rPr>
                <w:rFonts w:asciiTheme="minorEastAsia" w:hAnsiTheme="minorEastAsia"/>
                <w:color w:val="FF0000"/>
              </w:rPr>
            </w:pPr>
            <w:r>
              <w:rPr>
                <w:rFonts w:hint="eastAsia" w:asciiTheme="minorEastAsia" w:hAnsiTheme="minorEastAsia"/>
                <w:color w:val="FF0000"/>
              </w:rPr>
              <w:t>[采购包3]</w:t>
            </w:r>
          </w:p>
        </w:tc>
        <w:tc>
          <w:tcPr>
            <w:tcW w:w="811" w:type="dxa"/>
            <w:vAlign w:val="center"/>
          </w:tcPr>
          <w:p w14:paraId="547E04FA">
            <w:pPr>
              <w:spacing w:line="360" w:lineRule="auto"/>
              <w:jc w:val="center"/>
              <w:rPr>
                <w:rFonts w:asciiTheme="minorEastAsia" w:hAnsiTheme="minorEastAsia"/>
                <w:color w:val="FF0000"/>
              </w:rPr>
            </w:pPr>
          </w:p>
        </w:tc>
        <w:tc>
          <w:tcPr>
            <w:tcW w:w="1218" w:type="dxa"/>
            <w:vAlign w:val="center"/>
          </w:tcPr>
          <w:p w14:paraId="4BEC84CD">
            <w:pPr>
              <w:spacing w:line="360" w:lineRule="auto"/>
              <w:jc w:val="center"/>
              <w:rPr>
                <w:rFonts w:asciiTheme="minorEastAsia" w:hAnsiTheme="minorEastAsia"/>
                <w:color w:val="FF0000"/>
              </w:rPr>
            </w:pPr>
          </w:p>
        </w:tc>
        <w:tc>
          <w:tcPr>
            <w:tcW w:w="1154" w:type="dxa"/>
            <w:vAlign w:val="center"/>
          </w:tcPr>
          <w:p w14:paraId="745557FE">
            <w:pPr>
              <w:spacing w:line="360" w:lineRule="auto"/>
              <w:jc w:val="center"/>
              <w:rPr>
                <w:rFonts w:cs="Helvetica" w:asciiTheme="minorEastAsia" w:hAnsiTheme="minorEastAsia"/>
                <w:color w:val="FF0000"/>
                <w:szCs w:val="21"/>
                <w:shd w:val="clear" w:color="auto" w:fill="FFFFFF"/>
              </w:rPr>
            </w:pPr>
          </w:p>
        </w:tc>
        <w:tc>
          <w:tcPr>
            <w:tcW w:w="1267" w:type="dxa"/>
            <w:vAlign w:val="center"/>
          </w:tcPr>
          <w:p w14:paraId="71272DAC">
            <w:pPr>
              <w:spacing w:line="360" w:lineRule="auto"/>
              <w:jc w:val="center"/>
              <w:rPr>
                <w:rFonts w:cs="Helvetica" w:asciiTheme="minorEastAsia" w:hAnsiTheme="minorEastAsia"/>
                <w:color w:val="FF0000"/>
                <w:szCs w:val="21"/>
                <w:shd w:val="clear" w:color="auto" w:fill="FFFFFF"/>
              </w:rPr>
            </w:pPr>
          </w:p>
        </w:tc>
        <w:tc>
          <w:tcPr>
            <w:tcW w:w="1510" w:type="dxa"/>
            <w:vAlign w:val="center"/>
          </w:tcPr>
          <w:p w14:paraId="3FC8A048">
            <w:pPr>
              <w:spacing w:line="360" w:lineRule="auto"/>
              <w:jc w:val="center"/>
              <w:rPr>
                <w:rFonts w:asciiTheme="minorEastAsia" w:hAnsiTheme="minorEastAsia"/>
                <w:color w:val="FF0000"/>
              </w:rPr>
            </w:pPr>
          </w:p>
        </w:tc>
        <w:tc>
          <w:tcPr>
            <w:tcW w:w="1183" w:type="dxa"/>
            <w:vAlign w:val="center"/>
          </w:tcPr>
          <w:p w14:paraId="6E883C58">
            <w:pPr>
              <w:spacing w:line="360" w:lineRule="auto"/>
              <w:jc w:val="center"/>
              <w:rPr>
                <w:rFonts w:asciiTheme="minorEastAsia" w:hAnsiTheme="minorEastAsia"/>
                <w:color w:val="FF0000"/>
              </w:rPr>
            </w:pPr>
          </w:p>
        </w:tc>
        <w:tc>
          <w:tcPr>
            <w:tcW w:w="1076" w:type="dxa"/>
            <w:vAlign w:val="center"/>
          </w:tcPr>
          <w:p w14:paraId="4B6ED0F5">
            <w:pPr>
              <w:spacing w:line="360" w:lineRule="auto"/>
              <w:jc w:val="center"/>
              <w:rPr>
                <w:rFonts w:asciiTheme="minorEastAsia" w:hAnsiTheme="minorEastAsia"/>
                <w:color w:val="FF0000"/>
              </w:rPr>
            </w:pPr>
          </w:p>
        </w:tc>
      </w:tr>
    </w:tbl>
    <w:p w14:paraId="0E22484D">
      <w:pPr>
        <w:numPr>
          <w:ilvl w:val="1"/>
          <w:numId w:val="2"/>
        </w:numPr>
        <w:spacing w:line="360" w:lineRule="auto"/>
        <w:rPr>
          <w:rFonts w:asciiTheme="minorEastAsia" w:hAnsiTheme="minorEastAsia"/>
        </w:rPr>
      </w:pPr>
      <w:r>
        <w:rPr>
          <w:rFonts w:hint="eastAsia" w:asciiTheme="minorEastAsia" w:hAnsiTheme="minorEastAsia"/>
        </w:rPr>
        <w:t>项目采购内容</w:t>
      </w:r>
    </w:p>
    <w:p w14:paraId="3DDFFECA">
      <w:pPr>
        <w:spacing w:line="360" w:lineRule="auto"/>
        <w:rPr>
          <w:rFonts w:asciiTheme="minorEastAsia" w:hAnsiTheme="minorEastAsia"/>
          <w:b/>
        </w:rPr>
      </w:pPr>
      <w:r>
        <w:rPr>
          <w:rFonts w:hint="eastAsia" w:asciiTheme="minorEastAsia" w:hAnsiTheme="minorEastAsia"/>
          <w:b/>
        </w:rPr>
        <w:t>说明：性质标“是”表示此采购标的为核心产品</w:t>
      </w:r>
    </w:p>
    <w:tbl>
      <w:tblPr>
        <w:tblStyle w:val="24"/>
        <w:tblW w:w="10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0" w:author="国科 He" w:date="2025-01-17T15:46:19Z">
          <w:tblPr>
            <w:tblStyle w:val="24"/>
            <w:tblW w:w="108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606"/>
        <w:gridCol w:w="678"/>
        <w:gridCol w:w="720"/>
        <w:gridCol w:w="960"/>
        <w:gridCol w:w="1013"/>
        <w:gridCol w:w="1054"/>
        <w:gridCol w:w="480"/>
        <w:gridCol w:w="600"/>
        <w:gridCol w:w="1054"/>
        <w:gridCol w:w="702"/>
        <w:gridCol w:w="749"/>
        <w:gridCol w:w="987"/>
        <w:gridCol w:w="767"/>
        <w:tblGridChange w:id="1">
          <w:tblGrid>
            <w:gridCol w:w="606"/>
            <w:gridCol w:w="678"/>
            <w:gridCol w:w="720"/>
            <w:gridCol w:w="960"/>
            <w:gridCol w:w="1013"/>
            <w:gridCol w:w="1054"/>
            <w:gridCol w:w="637"/>
            <w:gridCol w:w="600"/>
            <w:gridCol w:w="1054"/>
            <w:gridCol w:w="1054"/>
            <w:gridCol w:w="749"/>
            <w:gridCol w:w="987"/>
            <w:gridCol w:w="767"/>
          </w:tblGrid>
        </w:tblGridChange>
      </w:tblGrid>
      <w:tr w14:paraId="3F2E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 w:author="国科 He" w:date="2025-01-17T15:46:1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28" w:hRule="atLeast"/>
          <w:jc w:val="center"/>
          <w:trPrChange w:id="2" w:author="国科 He" w:date="2025-01-17T15:46:19Z">
            <w:trPr>
              <w:trHeight w:val="528" w:hRule="atLeast"/>
              <w:jc w:val="center"/>
            </w:trPr>
          </w:trPrChange>
        </w:trPr>
        <w:tc>
          <w:tcPr>
            <w:tcW w:w="606" w:type="dxa"/>
            <w:vAlign w:val="center"/>
            <w:tcPrChange w:id="3" w:author="国科 He" w:date="2025-01-17T15:46:19Z">
              <w:tcPr>
                <w:tcW w:w="606" w:type="dxa"/>
                <w:vAlign w:val="center"/>
              </w:tcPr>
            </w:tcPrChange>
          </w:tcPr>
          <w:p w14:paraId="28481F74">
            <w:pPr>
              <w:jc w:val="center"/>
              <w:rPr>
                <w:rFonts w:asciiTheme="minorEastAsia" w:hAnsiTheme="minorEastAsia"/>
                <w:b/>
              </w:rPr>
            </w:pPr>
            <w:r>
              <w:rPr>
                <w:rFonts w:hint="eastAsia" w:asciiTheme="minorEastAsia" w:hAnsiTheme="minorEastAsia"/>
                <w:b/>
              </w:rPr>
              <w:t>采购包</w:t>
            </w:r>
          </w:p>
        </w:tc>
        <w:tc>
          <w:tcPr>
            <w:tcW w:w="678" w:type="dxa"/>
            <w:vAlign w:val="center"/>
            <w:tcPrChange w:id="4" w:author="国科 He" w:date="2025-01-17T15:46:19Z">
              <w:tcPr>
                <w:tcW w:w="678" w:type="dxa"/>
                <w:vAlign w:val="center"/>
              </w:tcPr>
            </w:tcPrChange>
          </w:tcPr>
          <w:p w14:paraId="0E1308AB">
            <w:pPr>
              <w:jc w:val="center"/>
              <w:rPr>
                <w:rFonts w:asciiTheme="minorEastAsia" w:hAnsiTheme="minorEastAsia"/>
                <w:b/>
              </w:rPr>
            </w:pPr>
            <w:r>
              <w:rPr>
                <w:rFonts w:hint="eastAsia" w:asciiTheme="minorEastAsia" w:hAnsiTheme="minorEastAsia"/>
                <w:b/>
              </w:rPr>
              <w:t>编号</w:t>
            </w:r>
          </w:p>
        </w:tc>
        <w:tc>
          <w:tcPr>
            <w:tcW w:w="720" w:type="dxa"/>
            <w:vAlign w:val="center"/>
            <w:tcPrChange w:id="5" w:author="国科 He" w:date="2025-01-17T15:46:19Z">
              <w:tcPr>
                <w:tcW w:w="720" w:type="dxa"/>
                <w:vAlign w:val="center"/>
              </w:tcPr>
            </w:tcPrChange>
          </w:tcPr>
          <w:p w14:paraId="2C016BCA">
            <w:pPr>
              <w:jc w:val="center"/>
              <w:rPr>
                <w:rFonts w:asciiTheme="minorEastAsia" w:hAnsiTheme="minorEastAsia"/>
                <w:b/>
              </w:rPr>
            </w:pPr>
            <w:r>
              <w:rPr>
                <w:rFonts w:hint="eastAsia" w:asciiTheme="minorEastAsia" w:hAnsiTheme="minorEastAsia"/>
                <w:b/>
              </w:rPr>
              <w:t>是否核心产品</w:t>
            </w:r>
          </w:p>
        </w:tc>
        <w:tc>
          <w:tcPr>
            <w:tcW w:w="960" w:type="dxa"/>
            <w:vAlign w:val="center"/>
            <w:tcPrChange w:id="6" w:author="国科 He" w:date="2025-01-17T15:46:19Z">
              <w:tcPr>
                <w:tcW w:w="960" w:type="dxa"/>
                <w:vAlign w:val="center"/>
              </w:tcPr>
            </w:tcPrChange>
          </w:tcPr>
          <w:p w14:paraId="203994A3">
            <w:pPr>
              <w:jc w:val="center"/>
              <w:rPr>
                <w:rFonts w:asciiTheme="minorEastAsia" w:hAnsiTheme="minorEastAsia"/>
                <w:b/>
              </w:rPr>
            </w:pPr>
            <w:r>
              <w:rPr>
                <w:rFonts w:hint="eastAsia" w:asciiTheme="minorEastAsia" w:hAnsiTheme="minorEastAsia"/>
                <w:b/>
              </w:rPr>
              <w:t>品目名称</w:t>
            </w:r>
          </w:p>
        </w:tc>
        <w:tc>
          <w:tcPr>
            <w:tcW w:w="1013" w:type="dxa"/>
            <w:vAlign w:val="center"/>
            <w:tcPrChange w:id="7" w:author="国科 He" w:date="2025-01-17T15:46:19Z">
              <w:tcPr>
                <w:tcW w:w="1013" w:type="dxa"/>
                <w:vAlign w:val="center"/>
              </w:tcPr>
            </w:tcPrChange>
          </w:tcPr>
          <w:p w14:paraId="67BACDC2">
            <w:pPr>
              <w:jc w:val="center"/>
              <w:rPr>
                <w:rFonts w:asciiTheme="minorEastAsia" w:hAnsiTheme="minorEastAsia"/>
                <w:b/>
              </w:rPr>
            </w:pPr>
            <w:r>
              <w:rPr>
                <w:rFonts w:hint="eastAsia" w:asciiTheme="minorEastAsia" w:hAnsiTheme="minorEastAsia"/>
                <w:b/>
              </w:rPr>
              <w:t>采购标的</w:t>
            </w:r>
          </w:p>
        </w:tc>
        <w:tc>
          <w:tcPr>
            <w:tcW w:w="1054" w:type="dxa"/>
            <w:vAlign w:val="center"/>
            <w:tcPrChange w:id="8" w:author="国科 He" w:date="2025-01-17T15:46:19Z">
              <w:tcPr>
                <w:tcW w:w="1054" w:type="dxa"/>
                <w:vAlign w:val="center"/>
              </w:tcPr>
            </w:tcPrChange>
          </w:tcPr>
          <w:p w14:paraId="740F7598">
            <w:pPr>
              <w:jc w:val="center"/>
              <w:rPr>
                <w:rFonts w:asciiTheme="minorEastAsia" w:hAnsiTheme="minorEastAsia"/>
                <w:b/>
              </w:rPr>
            </w:pPr>
            <w:r>
              <w:rPr>
                <w:rFonts w:hint="eastAsia" w:asciiTheme="minorEastAsia" w:hAnsiTheme="minorEastAsia"/>
                <w:b/>
              </w:rPr>
              <w:t>单价（元）</w:t>
            </w:r>
          </w:p>
        </w:tc>
        <w:tc>
          <w:tcPr>
            <w:tcW w:w="480" w:type="dxa"/>
            <w:vAlign w:val="center"/>
            <w:tcPrChange w:id="9" w:author="国科 He" w:date="2025-01-17T15:46:19Z">
              <w:tcPr>
                <w:tcW w:w="637" w:type="dxa"/>
                <w:vAlign w:val="center"/>
              </w:tcPr>
            </w:tcPrChange>
          </w:tcPr>
          <w:p w14:paraId="509831D2">
            <w:pPr>
              <w:jc w:val="center"/>
              <w:rPr>
                <w:rFonts w:asciiTheme="minorEastAsia" w:hAnsiTheme="minorEastAsia"/>
                <w:b/>
              </w:rPr>
            </w:pPr>
            <w:r>
              <w:rPr>
                <w:rFonts w:hint="eastAsia" w:asciiTheme="minorEastAsia" w:hAnsiTheme="minorEastAsia"/>
                <w:b/>
              </w:rPr>
              <w:t>数量</w:t>
            </w:r>
          </w:p>
        </w:tc>
        <w:tc>
          <w:tcPr>
            <w:tcW w:w="600" w:type="dxa"/>
            <w:vAlign w:val="center"/>
            <w:tcPrChange w:id="10" w:author="国科 He" w:date="2025-01-17T15:46:19Z">
              <w:tcPr>
                <w:tcW w:w="600" w:type="dxa"/>
                <w:vAlign w:val="center"/>
              </w:tcPr>
            </w:tcPrChange>
          </w:tcPr>
          <w:p w14:paraId="1CFF3108">
            <w:pPr>
              <w:jc w:val="center"/>
              <w:rPr>
                <w:rFonts w:asciiTheme="minorEastAsia" w:hAnsiTheme="minorEastAsia"/>
                <w:b/>
              </w:rPr>
            </w:pPr>
            <w:r>
              <w:rPr>
                <w:rFonts w:hint="eastAsia" w:asciiTheme="minorEastAsia" w:hAnsiTheme="minorEastAsia"/>
                <w:b/>
              </w:rPr>
              <w:t>单位</w:t>
            </w:r>
          </w:p>
        </w:tc>
        <w:tc>
          <w:tcPr>
            <w:tcW w:w="1054" w:type="dxa"/>
            <w:vAlign w:val="center"/>
            <w:tcPrChange w:id="11" w:author="国科 He" w:date="2025-01-17T15:46:19Z">
              <w:tcPr>
                <w:tcW w:w="1054" w:type="dxa"/>
                <w:vAlign w:val="center"/>
              </w:tcPr>
            </w:tcPrChange>
          </w:tcPr>
          <w:p w14:paraId="16C209DD">
            <w:pPr>
              <w:jc w:val="center"/>
              <w:rPr>
                <w:rFonts w:asciiTheme="minorEastAsia" w:hAnsiTheme="minorEastAsia"/>
                <w:b/>
              </w:rPr>
            </w:pPr>
            <w:r>
              <w:rPr>
                <w:rFonts w:hint="eastAsia" w:asciiTheme="minorEastAsia" w:hAnsiTheme="minorEastAsia"/>
                <w:b/>
              </w:rPr>
              <w:t>品目预算（元）</w:t>
            </w:r>
          </w:p>
        </w:tc>
        <w:tc>
          <w:tcPr>
            <w:tcW w:w="702" w:type="dxa"/>
            <w:vAlign w:val="center"/>
            <w:tcPrChange w:id="12" w:author="国科 He" w:date="2025-01-17T15:46:19Z">
              <w:tcPr>
                <w:tcW w:w="1054" w:type="dxa"/>
                <w:vAlign w:val="center"/>
              </w:tcPr>
            </w:tcPrChange>
          </w:tcPr>
          <w:p w14:paraId="595F3B78">
            <w:pPr>
              <w:jc w:val="center"/>
              <w:rPr>
                <w:rFonts w:asciiTheme="minorEastAsia" w:hAnsiTheme="minorEastAsia"/>
                <w:b/>
              </w:rPr>
            </w:pPr>
            <w:r>
              <w:rPr>
                <w:rFonts w:hint="eastAsia" w:asciiTheme="minorEastAsia" w:hAnsiTheme="minorEastAsia"/>
                <w:b/>
              </w:rPr>
              <w:t>是否允许进口</w:t>
            </w:r>
          </w:p>
        </w:tc>
        <w:tc>
          <w:tcPr>
            <w:tcW w:w="749" w:type="dxa"/>
            <w:vAlign w:val="center"/>
            <w:tcPrChange w:id="13" w:author="国科 He" w:date="2025-01-17T15:46:19Z">
              <w:tcPr>
                <w:tcW w:w="749" w:type="dxa"/>
                <w:vAlign w:val="center"/>
              </w:tcPr>
            </w:tcPrChange>
          </w:tcPr>
          <w:p w14:paraId="5917E432">
            <w:pPr>
              <w:jc w:val="center"/>
              <w:rPr>
                <w:rFonts w:asciiTheme="minorEastAsia" w:hAnsiTheme="minorEastAsia"/>
                <w:b/>
              </w:rPr>
            </w:pPr>
            <w:r>
              <w:rPr>
                <w:rFonts w:hint="eastAsia" w:asciiTheme="minorEastAsia" w:hAnsiTheme="minorEastAsia"/>
                <w:b/>
              </w:rPr>
              <w:t>权重（%）</w:t>
            </w:r>
          </w:p>
        </w:tc>
        <w:tc>
          <w:tcPr>
            <w:tcW w:w="987" w:type="dxa"/>
            <w:vAlign w:val="center"/>
            <w:tcPrChange w:id="14" w:author="国科 He" w:date="2025-01-17T15:46:19Z">
              <w:tcPr>
                <w:tcW w:w="987" w:type="dxa"/>
                <w:vAlign w:val="center"/>
              </w:tcPr>
            </w:tcPrChange>
          </w:tcPr>
          <w:p w14:paraId="307DDB99">
            <w:pPr>
              <w:jc w:val="center"/>
              <w:rPr>
                <w:rFonts w:asciiTheme="minorEastAsia" w:hAnsiTheme="minorEastAsia"/>
                <w:b/>
              </w:rPr>
            </w:pPr>
            <w:r>
              <w:rPr>
                <w:rFonts w:hint="eastAsia" w:asciiTheme="minorEastAsia" w:hAnsiTheme="minorEastAsia"/>
                <w:b/>
              </w:rPr>
              <w:t>面向对象情况</w:t>
            </w:r>
          </w:p>
        </w:tc>
        <w:tc>
          <w:tcPr>
            <w:tcW w:w="767" w:type="dxa"/>
            <w:vAlign w:val="center"/>
            <w:tcPrChange w:id="15" w:author="国科 He" w:date="2025-01-17T15:46:19Z">
              <w:tcPr>
                <w:tcW w:w="767" w:type="dxa"/>
                <w:vAlign w:val="center"/>
              </w:tcPr>
            </w:tcPrChange>
          </w:tcPr>
          <w:p w14:paraId="49F699FF">
            <w:pPr>
              <w:jc w:val="center"/>
              <w:rPr>
                <w:rFonts w:asciiTheme="minorEastAsia" w:hAnsiTheme="minorEastAsia"/>
                <w:b/>
              </w:rPr>
            </w:pPr>
            <w:r>
              <w:rPr>
                <w:rFonts w:hint="eastAsia" w:asciiTheme="minorEastAsia" w:hAnsiTheme="minorEastAsia"/>
                <w:b/>
              </w:rPr>
              <w:t>所属行业名称</w:t>
            </w:r>
          </w:p>
        </w:tc>
      </w:tr>
      <w:tr w14:paraId="2690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 w:author="国科 He" w:date="2025-01-17T15:46:1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19" w:hRule="atLeast"/>
          <w:jc w:val="center"/>
          <w:trPrChange w:id="16" w:author="国科 He" w:date="2025-01-17T15:46:19Z">
            <w:trPr>
              <w:trHeight w:val="519" w:hRule="atLeast"/>
              <w:jc w:val="center"/>
            </w:trPr>
          </w:trPrChange>
        </w:trPr>
        <w:tc>
          <w:tcPr>
            <w:tcW w:w="606" w:type="dxa"/>
            <w:vAlign w:val="center"/>
            <w:tcPrChange w:id="17" w:author="国科 He" w:date="2025-01-17T15:46:19Z">
              <w:tcPr>
                <w:tcW w:w="606" w:type="dxa"/>
                <w:vAlign w:val="center"/>
              </w:tcPr>
            </w:tcPrChange>
          </w:tcPr>
          <w:p w14:paraId="0178E5DE">
            <w:pPr>
              <w:jc w:val="center"/>
              <w:rPr>
                <w:rFonts w:asciiTheme="minorEastAsia" w:hAnsiTheme="minorEastAsia"/>
                <w:color w:val="FF0000"/>
              </w:rPr>
            </w:pPr>
            <w:r>
              <w:rPr>
                <w:rFonts w:hint="eastAsia" w:asciiTheme="minorEastAsia" w:hAnsiTheme="minorEastAsia"/>
                <w:color w:val="FF0000"/>
              </w:rPr>
              <w:t>1</w:t>
            </w:r>
          </w:p>
        </w:tc>
        <w:tc>
          <w:tcPr>
            <w:tcW w:w="678" w:type="dxa"/>
            <w:vAlign w:val="center"/>
            <w:tcPrChange w:id="18" w:author="国科 He" w:date="2025-01-17T15:46:19Z">
              <w:tcPr>
                <w:tcW w:w="678" w:type="dxa"/>
                <w:vAlign w:val="center"/>
              </w:tcPr>
            </w:tcPrChange>
          </w:tcPr>
          <w:p w14:paraId="1D1C0C5D">
            <w:pPr>
              <w:jc w:val="center"/>
              <w:rPr>
                <w:rFonts w:asciiTheme="minorEastAsia" w:hAnsiTheme="minorEastAsia"/>
                <w:color w:val="FF0000"/>
              </w:rPr>
            </w:pPr>
            <w:r>
              <w:rPr>
                <w:rFonts w:hint="eastAsia" w:asciiTheme="minorEastAsia" w:hAnsiTheme="minorEastAsia"/>
                <w:color w:val="FF0000"/>
              </w:rPr>
              <w:t>1-1</w:t>
            </w:r>
          </w:p>
        </w:tc>
        <w:tc>
          <w:tcPr>
            <w:tcW w:w="720" w:type="dxa"/>
            <w:vAlign w:val="center"/>
            <w:tcPrChange w:id="19" w:author="国科 He" w:date="2025-01-17T15:46:19Z">
              <w:tcPr>
                <w:tcW w:w="720" w:type="dxa"/>
                <w:vAlign w:val="center"/>
              </w:tcPr>
            </w:tcPrChange>
          </w:tcPr>
          <w:p w14:paraId="6086E356">
            <w:pPr>
              <w:jc w:val="center"/>
              <w:rPr>
                <w:rFonts w:asciiTheme="minorEastAsia" w:hAnsiTheme="minorEastAsia"/>
                <w:color w:val="FF0000"/>
              </w:rPr>
            </w:pPr>
            <w:r>
              <w:rPr>
                <w:rFonts w:hint="eastAsia" w:asciiTheme="minorEastAsia" w:hAnsiTheme="minorEastAsia"/>
                <w:color w:val="FF0000"/>
              </w:rPr>
              <w:t>是</w:t>
            </w:r>
          </w:p>
        </w:tc>
        <w:tc>
          <w:tcPr>
            <w:tcW w:w="960" w:type="dxa"/>
            <w:vAlign w:val="center"/>
            <w:tcPrChange w:id="20" w:author="国科 He" w:date="2025-01-17T15:46:19Z">
              <w:tcPr>
                <w:tcW w:w="960" w:type="dxa"/>
                <w:vAlign w:val="center"/>
              </w:tcPr>
            </w:tcPrChange>
          </w:tcPr>
          <w:p w14:paraId="60EDD4C0">
            <w:pPr>
              <w:jc w:val="center"/>
              <w:rPr>
                <w:rFonts w:asciiTheme="minorEastAsia" w:hAnsiTheme="minorEastAsia"/>
              </w:rPr>
            </w:pPr>
          </w:p>
        </w:tc>
        <w:tc>
          <w:tcPr>
            <w:tcW w:w="1013" w:type="dxa"/>
            <w:vAlign w:val="center"/>
            <w:tcPrChange w:id="21" w:author="国科 He" w:date="2025-01-17T15:46:19Z">
              <w:tcPr>
                <w:tcW w:w="1013" w:type="dxa"/>
                <w:vAlign w:val="center"/>
              </w:tcPr>
            </w:tcPrChange>
          </w:tcPr>
          <w:p w14:paraId="17AD722A">
            <w:pPr>
              <w:jc w:val="center"/>
              <w:rPr>
                <w:rFonts w:asciiTheme="minorEastAsia" w:hAnsiTheme="minorEastAsia"/>
              </w:rPr>
            </w:pPr>
            <w:r>
              <w:rPr>
                <w:rFonts w:hint="eastAsia" w:asciiTheme="minorEastAsia" w:hAnsiTheme="minorEastAsia"/>
                <w:color w:val="FF0000"/>
              </w:rPr>
              <w:t>[采购包1]</w:t>
            </w:r>
          </w:p>
        </w:tc>
        <w:tc>
          <w:tcPr>
            <w:tcW w:w="1054" w:type="dxa"/>
            <w:vAlign w:val="center"/>
            <w:tcPrChange w:id="22" w:author="国科 He" w:date="2025-01-17T15:46:19Z">
              <w:tcPr>
                <w:tcW w:w="1054" w:type="dxa"/>
                <w:vAlign w:val="center"/>
              </w:tcPr>
            </w:tcPrChange>
          </w:tcPr>
          <w:p w14:paraId="0D0C2B22">
            <w:pPr>
              <w:jc w:val="center"/>
              <w:rPr>
                <w:rFonts w:asciiTheme="minorEastAsia" w:hAnsiTheme="minorEastAsia"/>
              </w:rPr>
            </w:pPr>
          </w:p>
        </w:tc>
        <w:tc>
          <w:tcPr>
            <w:tcW w:w="480" w:type="dxa"/>
            <w:vAlign w:val="center"/>
            <w:tcPrChange w:id="23" w:author="国科 He" w:date="2025-01-17T15:46:19Z">
              <w:tcPr>
                <w:tcW w:w="637" w:type="dxa"/>
                <w:vAlign w:val="center"/>
              </w:tcPr>
            </w:tcPrChange>
          </w:tcPr>
          <w:p w14:paraId="45CE5F0A">
            <w:pPr>
              <w:jc w:val="center"/>
              <w:rPr>
                <w:rFonts w:asciiTheme="minorEastAsia" w:hAnsiTheme="minorEastAsia"/>
              </w:rPr>
            </w:pPr>
          </w:p>
        </w:tc>
        <w:tc>
          <w:tcPr>
            <w:tcW w:w="600" w:type="dxa"/>
            <w:vAlign w:val="center"/>
            <w:tcPrChange w:id="24" w:author="国科 He" w:date="2025-01-17T15:46:19Z">
              <w:tcPr>
                <w:tcW w:w="600" w:type="dxa"/>
                <w:vAlign w:val="center"/>
              </w:tcPr>
            </w:tcPrChange>
          </w:tcPr>
          <w:p w14:paraId="3F03ED4D">
            <w:pPr>
              <w:jc w:val="center"/>
              <w:rPr>
                <w:rFonts w:asciiTheme="minorEastAsia" w:hAnsiTheme="minorEastAsia"/>
              </w:rPr>
            </w:pPr>
          </w:p>
        </w:tc>
        <w:tc>
          <w:tcPr>
            <w:tcW w:w="1054" w:type="dxa"/>
            <w:vAlign w:val="center"/>
            <w:tcPrChange w:id="25" w:author="国科 He" w:date="2025-01-17T15:46:19Z">
              <w:tcPr>
                <w:tcW w:w="1054" w:type="dxa"/>
                <w:vAlign w:val="center"/>
              </w:tcPr>
            </w:tcPrChange>
          </w:tcPr>
          <w:p w14:paraId="268F0228">
            <w:pPr>
              <w:jc w:val="center"/>
              <w:rPr>
                <w:rFonts w:asciiTheme="minorEastAsia" w:hAnsiTheme="minorEastAsia"/>
              </w:rPr>
            </w:pPr>
          </w:p>
        </w:tc>
        <w:tc>
          <w:tcPr>
            <w:tcW w:w="702" w:type="dxa"/>
            <w:vAlign w:val="center"/>
            <w:tcPrChange w:id="26" w:author="国科 He" w:date="2025-01-17T15:46:19Z">
              <w:tcPr>
                <w:tcW w:w="1054" w:type="dxa"/>
                <w:vAlign w:val="center"/>
              </w:tcPr>
            </w:tcPrChange>
          </w:tcPr>
          <w:p w14:paraId="50F60A9B">
            <w:pPr>
              <w:jc w:val="center"/>
              <w:rPr>
                <w:rFonts w:asciiTheme="minorEastAsia" w:hAnsiTheme="minorEastAsia"/>
              </w:rPr>
            </w:pPr>
          </w:p>
        </w:tc>
        <w:tc>
          <w:tcPr>
            <w:tcW w:w="749" w:type="dxa"/>
            <w:vAlign w:val="center"/>
            <w:tcPrChange w:id="27" w:author="国科 He" w:date="2025-01-17T15:46:19Z">
              <w:tcPr>
                <w:tcW w:w="749" w:type="dxa"/>
                <w:vAlign w:val="center"/>
              </w:tcPr>
            </w:tcPrChange>
          </w:tcPr>
          <w:p w14:paraId="76F804EA">
            <w:pPr>
              <w:jc w:val="center"/>
              <w:rPr>
                <w:rFonts w:asciiTheme="minorEastAsia" w:hAnsiTheme="minorEastAsia"/>
              </w:rPr>
            </w:pPr>
          </w:p>
        </w:tc>
        <w:tc>
          <w:tcPr>
            <w:tcW w:w="987" w:type="dxa"/>
            <w:vAlign w:val="center"/>
            <w:tcPrChange w:id="28" w:author="国科 He" w:date="2025-01-17T15:46:19Z">
              <w:tcPr>
                <w:tcW w:w="987" w:type="dxa"/>
                <w:vAlign w:val="center"/>
              </w:tcPr>
            </w:tcPrChange>
          </w:tcPr>
          <w:p w14:paraId="64CB65A4">
            <w:pPr>
              <w:jc w:val="center"/>
              <w:rPr>
                <w:rFonts w:asciiTheme="minorEastAsia" w:hAnsiTheme="minorEastAsia"/>
                <w:color w:val="FF0000"/>
              </w:rPr>
            </w:pPr>
            <w:r>
              <w:rPr>
                <w:rFonts w:hint="eastAsia" w:asciiTheme="minorEastAsia" w:hAnsiTheme="minorEastAsia"/>
                <w:color w:val="FF0000"/>
              </w:rPr>
              <w:t>面向中小企业/面向小微企业</w:t>
            </w:r>
          </w:p>
        </w:tc>
        <w:tc>
          <w:tcPr>
            <w:tcW w:w="767" w:type="dxa"/>
            <w:vAlign w:val="center"/>
            <w:tcPrChange w:id="29" w:author="国科 He" w:date="2025-01-17T15:46:19Z">
              <w:tcPr>
                <w:tcW w:w="767" w:type="dxa"/>
                <w:vAlign w:val="center"/>
              </w:tcPr>
            </w:tcPrChange>
          </w:tcPr>
          <w:p w14:paraId="42E4C4BD">
            <w:pPr>
              <w:jc w:val="center"/>
              <w:rPr>
                <w:rFonts w:asciiTheme="minorEastAsia" w:hAnsiTheme="minorEastAsia"/>
              </w:rPr>
            </w:pPr>
          </w:p>
        </w:tc>
      </w:tr>
      <w:tr w14:paraId="0DE4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 w:author="国科 He" w:date="2025-01-17T15:46:1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19" w:hRule="atLeast"/>
          <w:jc w:val="center"/>
          <w:trPrChange w:id="30" w:author="国科 He" w:date="2025-01-17T15:46:19Z">
            <w:trPr>
              <w:trHeight w:val="519" w:hRule="atLeast"/>
              <w:jc w:val="center"/>
            </w:trPr>
          </w:trPrChange>
        </w:trPr>
        <w:tc>
          <w:tcPr>
            <w:tcW w:w="606" w:type="dxa"/>
            <w:vAlign w:val="center"/>
            <w:tcPrChange w:id="31" w:author="国科 He" w:date="2025-01-17T15:46:19Z">
              <w:tcPr>
                <w:tcW w:w="606" w:type="dxa"/>
                <w:vAlign w:val="center"/>
              </w:tcPr>
            </w:tcPrChange>
          </w:tcPr>
          <w:p w14:paraId="20E6E051">
            <w:pPr>
              <w:jc w:val="center"/>
              <w:rPr>
                <w:rFonts w:asciiTheme="minorEastAsia" w:hAnsiTheme="minorEastAsia"/>
                <w:color w:val="FF0000"/>
              </w:rPr>
            </w:pPr>
          </w:p>
        </w:tc>
        <w:tc>
          <w:tcPr>
            <w:tcW w:w="678" w:type="dxa"/>
            <w:vAlign w:val="center"/>
            <w:tcPrChange w:id="32" w:author="国科 He" w:date="2025-01-17T15:46:19Z">
              <w:tcPr>
                <w:tcW w:w="678" w:type="dxa"/>
                <w:vAlign w:val="center"/>
              </w:tcPr>
            </w:tcPrChange>
          </w:tcPr>
          <w:p w14:paraId="7F1E972A">
            <w:pPr>
              <w:jc w:val="center"/>
              <w:rPr>
                <w:rFonts w:asciiTheme="minorEastAsia" w:hAnsiTheme="minorEastAsia"/>
                <w:color w:val="FF0000"/>
              </w:rPr>
            </w:pPr>
            <w:r>
              <w:rPr>
                <w:rFonts w:hint="eastAsia" w:asciiTheme="minorEastAsia" w:hAnsiTheme="minorEastAsia"/>
                <w:color w:val="FF0000"/>
              </w:rPr>
              <w:t>1-2</w:t>
            </w:r>
          </w:p>
        </w:tc>
        <w:tc>
          <w:tcPr>
            <w:tcW w:w="720" w:type="dxa"/>
            <w:vAlign w:val="center"/>
            <w:tcPrChange w:id="33" w:author="国科 He" w:date="2025-01-17T15:46:19Z">
              <w:tcPr>
                <w:tcW w:w="720" w:type="dxa"/>
                <w:vAlign w:val="center"/>
              </w:tcPr>
            </w:tcPrChange>
          </w:tcPr>
          <w:p w14:paraId="017CB229">
            <w:pPr>
              <w:jc w:val="center"/>
              <w:rPr>
                <w:rFonts w:asciiTheme="minorEastAsia" w:hAnsiTheme="minorEastAsia"/>
                <w:color w:val="FF0000"/>
              </w:rPr>
            </w:pPr>
          </w:p>
        </w:tc>
        <w:tc>
          <w:tcPr>
            <w:tcW w:w="960" w:type="dxa"/>
            <w:vAlign w:val="center"/>
            <w:tcPrChange w:id="34" w:author="国科 He" w:date="2025-01-17T15:46:19Z">
              <w:tcPr>
                <w:tcW w:w="960" w:type="dxa"/>
                <w:vAlign w:val="center"/>
              </w:tcPr>
            </w:tcPrChange>
          </w:tcPr>
          <w:p w14:paraId="6473FF33">
            <w:pPr>
              <w:jc w:val="center"/>
              <w:rPr>
                <w:rFonts w:asciiTheme="minorEastAsia" w:hAnsiTheme="minorEastAsia"/>
              </w:rPr>
            </w:pPr>
          </w:p>
        </w:tc>
        <w:tc>
          <w:tcPr>
            <w:tcW w:w="1013" w:type="dxa"/>
            <w:vAlign w:val="center"/>
            <w:tcPrChange w:id="35" w:author="国科 He" w:date="2025-01-17T15:46:19Z">
              <w:tcPr>
                <w:tcW w:w="1013" w:type="dxa"/>
                <w:vAlign w:val="center"/>
              </w:tcPr>
            </w:tcPrChange>
          </w:tcPr>
          <w:p w14:paraId="63B6C282">
            <w:pPr>
              <w:jc w:val="center"/>
              <w:rPr>
                <w:rFonts w:asciiTheme="minorEastAsia" w:hAnsiTheme="minorEastAsia"/>
              </w:rPr>
            </w:pPr>
            <w:r>
              <w:rPr>
                <w:rFonts w:hint="eastAsia" w:asciiTheme="minorEastAsia" w:hAnsiTheme="minorEastAsia"/>
                <w:color w:val="FF0000"/>
              </w:rPr>
              <w:t>[采购包1]</w:t>
            </w:r>
          </w:p>
        </w:tc>
        <w:tc>
          <w:tcPr>
            <w:tcW w:w="1054" w:type="dxa"/>
            <w:vAlign w:val="center"/>
            <w:tcPrChange w:id="36" w:author="国科 He" w:date="2025-01-17T15:46:19Z">
              <w:tcPr>
                <w:tcW w:w="1054" w:type="dxa"/>
                <w:vAlign w:val="center"/>
              </w:tcPr>
            </w:tcPrChange>
          </w:tcPr>
          <w:p w14:paraId="737391AE">
            <w:pPr>
              <w:jc w:val="center"/>
              <w:rPr>
                <w:rFonts w:asciiTheme="minorEastAsia" w:hAnsiTheme="minorEastAsia"/>
              </w:rPr>
            </w:pPr>
          </w:p>
        </w:tc>
        <w:tc>
          <w:tcPr>
            <w:tcW w:w="480" w:type="dxa"/>
            <w:vAlign w:val="center"/>
            <w:tcPrChange w:id="37" w:author="国科 He" w:date="2025-01-17T15:46:19Z">
              <w:tcPr>
                <w:tcW w:w="637" w:type="dxa"/>
                <w:vAlign w:val="center"/>
              </w:tcPr>
            </w:tcPrChange>
          </w:tcPr>
          <w:p w14:paraId="10261B5C">
            <w:pPr>
              <w:jc w:val="center"/>
              <w:rPr>
                <w:rFonts w:asciiTheme="minorEastAsia" w:hAnsiTheme="minorEastAsia"/>
              </w:rPr>
            </w:pPr>
          </w:p>
        </w:tc>
        <w:tc>
          <w:tcPr>
            <w:tcW w:w="600" w:type="dxa"/>
            <w:vAlign w:val="center"/>
            <w:tcPrChange w:id="38" w:author="国科 He" w:date="2025-01-17T15:46:19Z">
              <w:tcPr>
                <w:tcW w:w="600" w:type="dxa"/>
                <w:vAlign w:val="center"/>
              </w:tcPr>
            </w:tcPrChange>
          </w:tcPr>
          <w:p w14:paraId="338602B0">
            <w:pPr>
              <w:jc w:val="center"/>
              <w:rPr>
                <w:rFonts w:asciiTheme="minorEastAsia" w:hAnsiTheme="minorEastAsia"/>
              </w:rPr>
            </w:pPr>
          </w:p>
        </w:tc>
        <w:tc>
          <w:tcPr>
            <w:tcW w:w="1054" w:type="dxa"/>
            <w:vAlign w:val="center"/>
            <w:tcPrChange w:id="39" w:author="国科 He" w:date="2025-01-17T15:46:19Z">
              <w:tcPr>
                <w:tcW w:w="1054" w:type="dxa"/>
                <w:vAlign w:val="center"/>
              </w:tcPr>
            </w:tcPrChange>
          </w:tcPr>
          <w:p w14:paraId="012C6749">
            <w:pPr>
              <w:jc w:val="center"/>
              <w:rPr>
                <w:rFonts w:asciiTheme="minorEastAsia" w:hAnsiTheme="minorEastAsia"/>
              </w:rPr>
            </w:pPr>
          </w:p>
        </w:tc>
        <w:tc>
          <w:tcPr>
            <w:tcW w:w="702" w:type="dxa"/>
            <w:vAlign w:val="center"/>
            <w:tcPrChange w:id="40" w:author="国科 He" w:date="2025-01-17T15:46:19Z">
              <w:tcPr>
                <w:tcW w:w="1054" w:type="dxa"/>
                <w:vAlign w:val="center"/>
              </w:tcPr>
            </w:tcPrChange>
          </w:tcPr>
          <w:p w14:paraId="606823BF">
            <w:pPr>
              <w:jc w:val="center"/>
              <w:rPr>
                <w:rFonts w:asciiTheme="minorEastAsia" w:hAnsiTheme="minorEastAsia"/>
              </w:rPr>
            </w:pPr>
          </w:p>
        </w:tc>
        <w:tc>
          <w:tcPr>
            <w:tcW w:w="749" w:type="dxa"/>
            <w:vAlign w:val="center"/>
            <w:tcPrChange w:id="41" w:author="国科 He" w:date="2025-01-17T15:46:19Z">
              <w:tcPr>
                <w:tcW w:w="749" w:type="dxa"/>
                <w:vAlign w:val="center"/>
              </w:tcPr>
            </w:tcPrChange>
          </w:tcPr>
          <w:p w14:paraId="67326524">
            <w:pPr>
              <w:jc w:val="center"/>
              <w:rPr>
                <w:rFonts w:asciiTheme="minorEastAsia" w:hAnsiTheme="minorEastAsia"/>
              </w:rPr>
            </w:pPr>
          </w:p>
        </w:tc>
        <w:tc>
          <w:tcPr>
            <w:tcW w:w="987" w:type="dxa"/>
            <w:vAlign w:val="center"/>
            <w:tcPrChange w:id="42" w:author="国科 He" w:date="2025-01-17T15:46:19Z">
              <w:tcPr>
                <w:tcW w:w="987" w:type="dxa"/>
                <w:vAlign w:val="center"/>
              </w:tcPr>
            </w:tcPrChange>
          </w:tcPr>
          <w:p w14:paraId="690ADC5F">
            <w:pPr>
              <w:jc w:val="center"/>
              <w:rPr>
                <w:rFonts w:asciiTheme="minorEastAsia" w:hAnsiTheme="minorEastAsia"/>
              </w:rPr>
            </w:pPr>
          </w:p>
        </w:tc>
        <w:tc>
          <w:tcPr>
            <w:tcW w:w="767" w:type="dxa"/>
            <w:vAlign w:val="center"/>
            <w:tcPrChange w:id="43" w:author="国科 He" w:date="2025-01-17T15:46:19Z">
              <w:tcPr>
                <w:tcW w:w="767" w:type="dxa"/>
                <w:vAlign w:val="center"/>
              </w:tcPr>
            </w:tcPrChange>
          </w:tcPr>
          <w:p w14:paraId="28B95D22">
            <w:pPr>
              <w:jc w:val="center"/>
              <w:rPr>
                <w:rFonts w:asciiTheme="minorEastAsia" w:hAnsiTheme="minorEastAsia"/>
              </w:rPr>
            </w:pPr>
          </w:p>
        </w:tc>
      </w:tr>
      <w:tr w14:paraId="2F3D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 w:author="国科 He" w:date="2025-01-17T15:46:1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19" w:hRule="atLeast"/>
          <w:jc w:val="center"/>
          <w:trPrChange w:id="44" w:author="国科 He" w:date="2025-01-17T15:46:19Z">
            <w:trPr>
              <w:trHeight w:val="519" w:hRule="atLeast"/>
              <w:jc w:val="center"/>
            </w:trPr>
          </w:trPrChange>
        </w:trPr>
        <w:tc>
          <w:tcPr>
            <w:tcW w:w="606" w:type="dxa"/>
            <w:vAlign w:val="center"/>
            <w:tcPrChange w:id="45" w:author="国科 He" w:date="2025-01-17T15:46:19Z">
              <w:tcPr>
                <w:tcW w:w="606" w:type="dxa"/>
                <w:vAlign w:val="center"/>
              </w:tcPr>
            </w:tcPrChange>
          </w:tcPr>
          <w:p w14:paraId="227BB6BD">
            <w:pPr>
              <w:jc w:val="center"/>
              <w:rPr>
                <w:rFonts w:asciiTheme="minorEastAsia" w:hAnsiTheme="minorEastAsia"/>
                <w:color w:val="FF0000"/>
              </w:rPr>
            </w:pPr>
            <w:r>
              <w:rPr>
                <w:rFonts w:hint="eastAsia" w:asciiTheme="minorEastAsia" w:hAnsiTheme="minorEastAsia"/>
                <w:color w:val="FF0000"/>
              </w:rPr>
              <w:t>2</w:t>
            </w:r>
          </w:p>
        </w:tc>
        <w:tc>
          <w:tcPr>
            <w:tcW w:w="678" w:type="dxa"/>
            <w:vAlign w:val="center"/>
            <w:tcPrChange w:id="46" w:author="国科 He" w:date="2025-01-17T15:46:19Z">
              <w:tcPr>
                <w:tcW w:w="678" w:type="dxa"/>
                <w:vAlign w:val="center"/>
              </w:tcPr>
            </w:tcPrChange>
          </w:tcPr>
          <w:p w14:paraId="36EFF5ED">
            <w:pPr>
              <w:jc w:val="center"/>
              <w:rPr>
                <w:rFonts w:asciiTheme="minorEastAsia" w:hAnsiTheme="minorEastAsia"/>
                <w:color w:val="FF0000"/>
              </w:rPr>
            </w:pPr>
            <w:r>
              <w:rPr>
                <w:rFonts w:hint="eastAsia" w:asciiTheme="minorEastAsia" w:hAnsiTheme="minorEastAsia"/>
                <w:color w:val="FF0000"/>
              </w:rPr>
              <w:t>2-1</w:t>
            </w:r>
          </w:p>
        </w:tc>
        <w:tc>
          <w:tcPr>
            <w:tcW w:w="720" w:type="dxa"/>
            <w:vAlign w:val="center"/>
            <w:tcPrChange w:id="47" w:author="国科 He" w:date="2025-01-17T15:46:19Z">
              <w:tcPr>
                <w:tcW w:w="720" w:type="dxa"/>
                <w:vAlign w:val="center"/>
              </w:tcPr>
            </w:tcPrChange>
          </w:tcPr>
          <w:p w14:paraId="7EC3B940">
            <w:pPr>
              <w:jc w:val="center"/>
              <w:rPr>
                <w:rFonts w:asciiTheme="minorEastAsia" w:hAnsiTheme="minorEastAsia"/>
                <w:color w:val="FF0000"/>
              </w:rPr>
            </w:pPr>
          </w:p>
        </w:tc>
        <w:tc>
          <w:tcPr>
            <w:tcW w:w="960" w:type="dxa"/>
            <w:vAlign w:val="center"/>
            <w:tcPrChange w:id="48" w:author="国科 He" w:date="2025-01-17T15:46:19Z">
              <w:tcPr>
                <w:tcW w:w="960" w:type="dxa"/>
                <w:vAlign w:val="center"/>
              </w:tcPr>
            </w:tcPrChange>
          </w:tcPr>
          <w:p w14:paraId="11231ACA">
            <w:pPr>
              <w:jc w:val="center"/>
              <w:rPr>
                <w:rFonts w:asciiTheme="minorEastAsia" w:hAnsiTheme="minorEastAsia"/>
                <w:color w:val="FF0000"/>
              </w:rPr>
            </w:pPr>
          </w:p>
        </w:tc>
        <w:tc>
          <w:tcPr>
            <w:tcW w:w="1013" w:type="dxa"/>
            <w:vAlign w:val="center"/>
            <w:tcPrChange w:id="49" w:author="国科 He" w:date="2025-01-17T15:46:19Z">
              <w:tcPr>
                <w:tcW w:w="1013" w:type="dxa"/>
                <w:vAlign w:val="center"/>
              </w:tcPr>
            </w:tcPrChange>
          </w:tcPr>
          <w:p w14:paraId="704523F8">
            <w:pPr>
              <w:jc w:val="center"/>
              <w:rPr>
                <w:rFonts w:asciiTheme="minorEastAsia" w:hAnsiTheme="minorEastAsia"/>
                <w:color w:val="FF0000"/>
              </w:rPr>
            </w:pPr>
            <w:r>
              <w:rPr>
                <w:rFonts w:hint="eastAsia" w:asciiTheme="minorEastAsia" w:hAnsiTheme="minorEastAsia"/>
                <w:color w:val="FF0000"/>
              </w:rPr>
              <w:t>[采购包2]</w:t>
            </w:r>
          </w:p>
        </w:tc>
        <w:tc>
          <w:tcPr>
            <w:tcW w:w="1054" w:type="dxa"/>
            <w:vAlign w:val="center"/>
            <w:tcPrChange w:id="50" w:author="国科 He" w:date="2025-01-17T15:46:19Z">
              <w:tcPr>
                <w:tcW w:w="1054" w:type="dxa"/>
                <w:vAlign w:val="center"/>
              </w:tcPr>
            </w:tcPrChange>
          </w:tcPr>
          <w:p w14:paraId="25E810D3">
            <w:pPr>
              <w:jc w:val="center"/>
              <w:rPr>
                <w:rFonts w:asciiTheme="minorEastAsia" w:hAnsiTheme="minorEastAsia"/>
                <w:color w:val="FF0000"/>
              </w:rPr>
            </w:pPr>
          </w:p>
        </w:tc>
        <w:tc>
          <w:tcPr>
            <w:tcW w:w="480" w:type="dxa"/>
            <w:vAlign w:val="center"/>
            <w:tcPrChange w:id="51" w:author="国科 He" w:date="2025-01-17T15:46:19Z">
              <w:tcPr>
                <w:tcW w:w="637" w:type="dxa"/>
                <w:vAlign w:val="center"/>
              </w:tcPr>
            </w:tcPrChange>
          </w:tcPr>
          <w:p w14:paraId="123459B5">
            <w:pPr>
              <w:jc w:val="center"/>
              <w:rPr>
                <w:rFonts w:asciiTheme="minorEastAsia" w:hAnsiTheme="minorEastAsia"/>
                <w:color w:val="FF0000"/>
              </w:rPr>
            </w:pPr>
          </w:p>
        </w:tc>
        <w:tc>
          <w:tcPr>
            <w:tcW w:w="600" w:type="dxa"/>
            <w:vAlign w:val="center"/>
            <w:tcPrChange w:id="52" w:author="国科 He" w:date="2025-01-17T15:46:19Z">
              <w:tcPr>
                <w:tcW w:w="600" w:type="dxa"/>
                <w:vAlign w:val="center"/>
              </w:tcPr>
            </w:tcPrChange>
          </w:tcPr>
          <w:p w14:paraId="3CF0BBB7">
            <w:pPr>
              <w:jc w:val="center"/>
              <w:rPr>
                <w:rFonts w:asciiTheme="minorEastAsia" w:hAnsiTheme="minorEastAsia"/>
                <w:color w:val="FF0000"/>
              </w:rPr>
            </w:pPr>
          </w:p>
        </w:tc>
        <w:tc>
          <w:tcPr>
            <w:tcW w:w="1054" w:type="dxa"/>
            <w:vAlign w:val="center"/>
            <w:tcPrChange w:id="53" w:author="国科 He" w:date="2025-01-17T15:46:19Z">
              <w:tcPr>
                <w:tcW w:w="1054" w:type="dxa"/>
                <w:vAlign w:val="center"/>
              </w:tcPr>
            </w:tcPrChange>
          </w:tcPr>
          <w:p w14:paraId="07333CAF">
            <w:pPr>
              <w:jc w:val="center"/>
              <w:rPr>
                <w:rFonts w:asciiTheme="minorEastAsia" w:hAnsiTheme="minorEastAsia"/>
                <w:color w:val="FF0000"/>
              </w:rPr>
            </w:pPr>
          </w:p>
        </w:tc>
        <w:tc>
          <w:tcPr>
            <w:tcW w:w="702" w:type="dxa"/>
            <w:vAlign w:val="center"/>
            <w:tcPrChange w:id="54" w:author="国科 He" w:date="2025-01-17T15:46:19Z">
              <w:tcPr>
                <w:tcW w:w="1054" w:type="dxa"/>
                <w:vAlign w:val="center"/>
              </w:tcPr>
            </w:tcPrChange>
          </w:tcPr>
          <w:p w14:paraId="685ED830">
            <w:pPr>
              <w:jc w:val="center"/>
              <w:rPr>
                <w:rFonts w:asciiTheme="minorEastAsia" w:hAnsiTheme="minorEastAsia"/>
                <w:color w:val="FF0000"/>
              </w:rPr>
            </w:pPr>
          </w:p>
        </w:tc>
        <w:tc>
          <w:tcPr>
            <w:tcW w:w="749" w:type="dxa"/>
            <w:vAlign w:val="center"/>
            <w:tcPrChange w:id="55" w:author="国科 He" w:date="2025-01-17T15:46:19Z">
              <w:tcPr>
                <w:tcW w:w="749" w:type="dxa"/>
                <w:vAlign w:val="center"/>
              </w:tcPr>
            </w:tcPrChange>
          </w:tcPr>
          <w:p w14:paraId="35F5932B">
            <w:pPr>
              <w:jc w:val="center"/>
              <w:rPr>
                <w:rFonts w:asciiTheme="minorEastAsia" w:hAnsiTheme="minorEastAsia"/>
              </w:rPr>
            </w:pPr>
          </w:p>
        </w:tc>
        <w:tc>
          <w:tcPr>
            <w:tcW w:w="987" w:type="dxa"/>
            <w:vAlign w:val="center"/>
            <w:tcPrChange w:id="56" w:author="国科 He" w:date="2025-01-17T15:46:19Z">
              <w:tcPr>
                <w:tcW w:w="987" w:type="dxa"/>
                <w:vAlign w:val="center"/>
              </w:tcPr>
            </w:tcPrChange>
          </w:tcPr>
          <w:p w14:paraId="0CD8D58A">
            <w:pPr>
              <w:jc w:val="center"/>
              <w:rPr>
                <w:rFonts w:asciiTheme="minorEastAsia" w:hAnsiTheme="minorEastAsia"/>
              </w:rPr>
            </w:pPr>
          </w:p>
        </w:tc>
        <w:tc>
          <w:tcPr>
            <w:tcW w:w="767" w:type="dxa"/>
            <w:vAlign w:val="center"/>
            <w:tcPrChange w:id="57" w:author="国科 He" w:date="2025-01-17T15:46:19Z">
              <w:tcPr>
                <w:tcW w:w="767" w:type="dxa"/>
                <w:vAlign w:val="center"/>
              </w:tcPr>
            </w:tcPrChange>
          </w:tcPr>
          <w:p w14:paraId="1A98C5E2">
            <w:pPr>
              <w:jc w:val="center"/>
              <w:rPr>
                <w:rFonts w:asciiTheme="minorEastAsia" w:hAnsiTheme="minorEastAsia"/>
              </w:rPr>
            </w:pPr>
          </w:p>
        </w:tc>
      </w:tr>
    </w:tbl>
    <w:p w14:paraId="1EC57308"/>
    <w:p w14:paraId="0C3E5250">
      <w:pPr>
        <w:pStyle w:val="2"/>
        <w:numPr>
          <w:ilvl w:val="0"/>
          <w:numId w:val="1"/>
        </w:numPr>
        <w:spacing w:before="0" w:after="0" w:line="360" w:lineRule="auto"/>
        <w:rPr>
          <w:rFonts w:asciiTheme="minorEastAsia" w:hAnsiTheme="minorEastAsia"/>
          <w:sz w:val="21"/>
          <w:szCs w:val="21"/>
        </w:rPr>
      </w:pPr>
      <w:bookmarkStart w:id="1" w:name="_Toc98166106"/>
      <w:r>
        <w:rPr>
          <w:rFonts w:asciiTheme="minorEastAsia" w:hAnsiTheme="minorEastAsia"/>
          <w:sz w:val="21"/>
          <w:szCs w:val="21"/>
        </w:rPr>
        <w:t>项目须知</w:t>
      </w:r>
      <w:bookmarkEnd w:id="1"/>
    </w:p>
    <w:p w14:paraId="07ECE6C6">
      <w:pPr>
        <w:numPr>
          <w:ilvl w:val="0"/>
          <w:numId w:val="4"/>
        </w:numPr>
        <w:spacing w:line="360" w:lineRule="auto"/>
        <w:rPr>
          <w:rFonts w:asciiTheme="minorEastAsia" w:hAnsiTheme="minorEastAsia"/>
        </w:rPr>
      </w:pPr>
      <w:r>
        <w:rPr>
          <w:rFonts w:asciiTheme="minorEastAsia" w:hAnsiTheme="minorEastAsia"/>
        </w:rPr>
        <w:t>采购人信息</w:t>
      </w:r>
    </w:p>
    <w:p w14:paraId="73706BB1">
      <w:pPr>
        <w:spacing w:line="360" w:lineRule="auto"/>
        <w:rPr>
          <w:rFonts w:asciiTheme="minorEastAsia" w:hAnsiTheme="minorEastAsia"/>
          <w:color w:val="FF0000"/>
        </w:rPr>
      </w:pPr>
      <w:r>
        <w:rPr>
          <w:rFonts w:hint="eastAsia" w:asciiTheme="minorEastAsia" w:hAnsiTheme="minorEastAsia"/>
          <w:color w:val="FF0000"/>
        </w:rPr>
        <w:t>联系人：                   联系方式：                          联系地址：</w:t>
      </w:r>
    </w:p>
    <w:p w14:paraId="1BF42A17">
      <w:pPr>
        <w:numPr>
          <w:ilvl w:val="0"/>
          <w:numId w:val="4"/>
        </w:numPr>
        <w:spacing w:line="360" w:lineRule="auto"/>
        <w:rPr>
          <w:rFonts w:asciiTheme="minorEastAsia" w:hAnsiTheme="minorEastAsia"/>
        </w:rPr>
      </w:pPr>
      <w:r>
        <w:rPr>
          <w:rFonts w:hint="eastAsia" w:asciiTheme="minorEastAsia" w:hAnsiTheme="minorEastAsia"/>
        </w:rPr>
        <w:t>代理机构信息</w:t>
      </w:r>
    </w:p>
    <w:p w14:paraId="6843C14A">
      <w:pPr>
        <w:spacing w:line="360" w:lineRule="auto"/>
        <w:rPr>
          <w:rFonts w:asciiTheme="minorEastAsia" w:hAnsiTheme="minorEastAsia"/>
        </w:rPr>
      </w:pPr>
      <w:r>
        <w:rPr>
          <w:rFonts w:hint="eastAsia" w:asciiTheme="minorEastAsia" w:hAnsiTheme="minorEastAsia"/>
          <w:color w:val="FF0000"/>
        </w:rPr>
        <w:t>联系人：            联系方式：020-</w:t>
      </w:r>
    </w:p>
    <w:p w14:paraId="69257DB2">
      <w:pPr>
        <w:spacing w:line="360" w:lineRule="auto"/>
        <w:rPr>
          <w:rFonts w:asciiTheme="minorEastAsia" w:hAnsiTheme="minorEastAsia"/>
        </w:rPr>
      </w:pPr>
      <w:r>
        <w:rPr>
          <w:rFonts w:hint="eastAsia" w:asciiTheme="minorEastAsia" w:hAnsiTheme="minorEastAsia"/>
        </w:rPr>
        <w:t xml:space="preserve">联系地址：广州市先烈中路100号科学院大院9号楼东座2楼（中国广州分析测试中心对面） </w:t>
      </w:r>
    </w:p>
    <w:p w14:paraId="5CD1FDD6">
      <w:pPr>
        <w:spacing w:line="360" w:lineRule="auto"/>
        <w:rPr>
          <w:rFonts w:asciiTheme="minorEastAsia" w:hAnsiTheme="minorEastAsia"/>
        </w:rPr>
      </w:pPr>
      <w:r>
        <w:rPr>
          <w:rFonts w:hint="eastAsia" w:asciiTheme="minorEastAsia" w:hAnsiTheme="minorEastAsia"/>
        </w:rPr>
        <w:t>门户网址：</w:t>
      </w:r>
      <w:r>
        <w:rPr>
          <w:rFonts w:hint="eastAsia" w:ascii="宋体" w:hAnsi="宋体" w:cs="宋体"/>
          <w:szCs w:val="18"/>
        </w:rPr>
        <w:t>广州市国科招标代理有限公司网（www.gzgkbidding.com）</w:t>
      </w:r>
    </w:p>
    <w:p w14:paraId="1204DF2E">
      <w:pPr>
        <w:numPr>
          <w:ilvl w:val="0"/>
          <w:numId w:val="4"/>
        </w:numPr>
        <w:spacing w:line="360" w:lineRule="auto"/>
        <w:rPr>
          <w:rFonts w:asciiTheme="minorEastAsia" w:hAnsiTheme="minorEastAsia"/>
        </w:rPr>
      </w:pPr>
      <w:r>
        <w:rPr>
          <w:rFonts w:hint="eastAsia" w:asciiTheme="minorEastAsia" w:hAnsiTheme="minorEastAsia"/>
        </w:rPr>
        <w:t>质疑联系人信息</w:t>
      </w:r>
    </w:p>
    <w:p w14:paraId="7F74BCD5">
      <w:pPr>
        <w:spacing w:line="360" w:lineRule="auto"/>
        <w:rPr>
          <w:rFonts w:asciiTheme="minorEastAsia" w:hAnsiTheme="minorEastAsia"/>
        </w:rPr>
      </w:pPr>
      <w:r>
        <w:rPr>
          <w:rFonts w:hint="eastAsia" w:asciiTheme="minorEastAsia" w:hAnsiTheme="minorEastAsia"/>
          <w:color w:val="FF0000"/>
        </w:rPr>
        <w:t>质疑联系人：            联系方式：020-</w:t>
      </w:r>
    </w:p>
    <w:p w14:paraId="66D34546">
      <w:pPr>
        <w:spacing w:line="360" w:lineRule="auto"/>
        <w:rPr>
          <w:rFonts w:asciiTheme="minorEastAsia" w:hAnsiTheme="minorEastAsia"/>
        </w:rPr>
      </w:pPr>
      <w:r>
        <w:rPr>
          <w:rFonts w:hint="eastAsia" w:asciiTheme="minorEastAsia" w:hAnsiTheme="minorEastAsia"/>
        </w:rPr>
        <w:t>传真：020-87685201        邮箱：gzgk@gzgkbidding.com</w:t>
      </w:r>
    </w:p>
    <w:p w14:paraId="6D56DC93">
      <w:pPr>
        <w:spacing w:line="360" w:lineRule="auto"/>
        <w:rPr>
          <w:rFonts w:asciiTheme="minorEastAsia" w:hAnsiTheme="minorEastAsia"/>
        </w:rPr>
      </w:pPr>
      <w:r>
        <w:rPr>
          <w:rFonts w:hint="eastAsia" w:asciiTheme="minorEastAsia" w:hAnsiTheme="minorEastAsia"/>
        </w:rPr>
        <w:t xml:space="preserve">地址：广州市先烈中路100号科学院大院9号楼东座2楼（中国广州分析测试中心对面） </w:t>
      </w:r>
    </w:p>
    <w:p w14:paraId="6C89AF0C">
      <w:pPr>
        <w:spacing w:line="360" w:lineRule="auto"/>
        <w:rPr>
          <w:rFonts w:asciiTheme="minorEastAsia" w:hAnsiTheme="minorEastAsia"/>
        </w:rPr>
      </w:pPr>
      <w:r>
        <w:rPr>
          <w:rFonts w:hint="eastAsia" w:asciiTheme="minorEastAsia" w:hAnsiTheme="minorEastAsia"/>
        </w:rPr>
        <w:t>邮编：510070</w:t>
      </w:r>
    </w:p>
    <w:p w14:paraId="16EA1A2E">
      <w:pPr>
        <w:numPr>
          <w:ilvl w:val="0"/>
          <w:numId w:val="4"/>
        </w:numPr>
        <w:spacing w:line="360" w:lineRule="auto"/>
        <w:rPr>
          <w:rFonts w:asciiTheme="minorEastAsia" w:hAnsiTheme="minorEastAsia"/>
        </w:rPr>
      </w:pPr>
      <w:r>
        <w:rPr>
          <w:rFonts w:hint="eastAsia" w:asciiTheme="minorEastAsia" w:hAnsiTheme="minorEastAsia"/>
        </w:rPr>
        <w:t>专家人数设置</w:t>
      </w:r>
    </w:p>
    <w:p w14:paraId="76D8FFA1">
      <w:pPr>
        <w:spacing w:line="360" w:lineRule="auto"/>
        <w:rPr>
          <w:rFonts w:asciiTheme="minorEastAsia" w:hAnsiTheme="minorEastAsia"/>
        </w:rPr>
      </w:pPr>
      <w:r>
        <w:rPr>
          <w:rFonts w:hint="eastAsia" w:asciiTheme="minorEastAsia" w:hAnsiTheme="minorEastAsia"/>
        </w:rPr>
        <w:t>评</w:t>
      </w:r>
      <w:r>
        <w:rPr>
          <w:rFonts w:hint="eastAsia" w:asciiTheme="minorEastAsia" w:hAnsiTheme="minorEastAsia"/>
          <w:lang w:val="en-US" w:eastAsia="zh-CN"/>
        </w:rPr>
        <w:t>标</w:t>
      </w:r>
      <w:r>
        <w:rPr>
          <w:rFonts w:hint="eastAsia" w:asciiTheme="minorEastAsia" w:hAnsiTheme="minorEastAsia"/>
        </w:rPr>
        <w:t>委员会总人数：</w:t>
      </w:r>
      <w:r>
        <w:rPr>
          <w:rFonts w:hint="eastAsia" w:asciiTheme="minorEastAsia" w:hAnsiTheme="minorEastAsia"/>
          <w:color w:val="FF0000"/>
          <w:u w:val="single"/>
        </w:rPr>
        <w:t xml:space="preserve">  </w:t>
      </w:r>
      <w:r>
        <w:rPr>
          <w:rFonts w:hint="eastAsia" w:asciiTheme="minorEastAsia" w:hAnsiTheme="minorEastAsia"/>
          <w:color w:val="FF0000"/>
          <w:highlight w:val="yellow"/>
          <w:u w:val="single"/>
        </w:rPr>
        <w:t>5</w:t>
      </w:r>
      <w:r>
        <w:rPr>
          <w:rFonts w:hint="eastAsia" w:asciiTheme="minorEastAsia" w:hAnsiTheme="minorEastAsia"/>
          <w:color w:val="FF0000"/>
          <w:u w:val="single"/>
        </w:rPr>
        <w:t xml:space="preserve"> </w:t>
      </w:r>
      <w:r>
        <w:rPr>
          <w:rFonts w:hint="eastAsia" w:asciiTheme="minorEastAsia" w:hAnsiTheme="minorEastAsia"/>
          <w:color w:val="FF0000"/>
        </w:rPr>
        <w:t xml:space="preserve">人 </w:t>
      </w:r>
    </w:p>
    <w:p w14:paraId="082A01EE">
      <w:pPr>
        <w:spacing w:line="360" w:lineRule="auto"/>
        <w:rPr>
          <w:rFonts w:asciiTheme="minorEastAsia" w:hAnsiTheme="minorEastAsia"/>
        </w:rPr>
      </w:pPr>
      <w:r>
        <w:rPr>
          <w:rFonts w:hint="eastAsia" w:asciiTheme="minorEastAsia" w:hAnsiTheme="minorEastAsia"/>
        </w:rPr>
        <w:t>评标专家人数：</w:t>
      </w:r>
      <w:r>
        <w:rPr>
          <w:rFonts w:hint="eastAsia" w:asciiTheme="minorEastAsia" w:hAnsiTheme="minorEastAsia"/>
          <w:color w:val="FF0000"/>
          <w:u w:val="single"/>
        </w:rPr>
        <w:t xml:space="preserve"> </w:t>
      </w:r>
      <w:r>
        <w:rPr>
          <w:rFonts w:hint="eastAsia" w:asciiTheme="minorEastAsia" w:hAnsiTheme="minorEastAsia"/>
          <w:color w:val="FF0000"/>
          <w:highlight w:val="yellow"/>
          <w:u w:val="single"/>
        </w:rPr>
        <w:t>4</w:t>
      </w:r>
      <w:r>
        <w:rPr>
          <w:rFonts w:hint="eastAsia" w:asciiTheme="minorEastAsia" w:hAnsiTheme="minorEastAsia"/>
          <w:color w:val="FF0000"/>
          <w:u w:val="single"/>
        </w:rPr>
        <w:t xml:space="preserve"> </w:t>
      </w:r>
      <w:r>
        <w:rPr>
          <w:rFonts w:hint="eastAsia" w:asciiTheme="minorEastAsia" w:hAnsiTheme="minorEastAsia"/>
          <w:color w:val="FF0000"/>
        </w:rPr>
        <w:t>人</w:t>
      </w:r>
    </w:p>
    <w:p w14:paraId="3A38A21D">
      <w:pPr>
        <w:spacing w:line="360" w:lineRule="auto"/>
        <w:rPr>
          <w:rFonts w:asciiTheme="minorEastAsia" w:hAnsiTheme="minorEastAsia"/>
        </w:rPr>
      </w:pPr>
      <w:r>
        <w:rPr>
          <w:rFonts w:hint="eastAsia" w:asciiTheme="minorEastAsia" w:hAnsiTheme="minorEastAsia"/>
        </w:rPr>
        <w:t>采购人代表人数：</w:t>
      </w:r>
      <w:r>
        <w:rPr>
          <w:rFonts w:hint="eastAsia" w:asciiTheme="minorEastAsia" w:hAnsiTheme="minorEastAsia"/>
          <w:color w:val="FF0000"/>
          <w:u w:val="single"/>
        </w:rPr>
        <w:t xml:space="preserve">  </w:t>
      </w:r>
      <w:r>
        <w:rPr>
          <w:rFonts w:hint="eastAsia" w:asciiTheme="minorEastAsia" w:hAnsiTheme="minorEastAsia"/>
          <w:color w:val="FF0000"/>
          <w:highlight w:val="yellow"/>
          <w:u w:val="single"/>
        </w:rPr>
        <w:t>1</w:t>
      </w:r>
      <w:r>
        <w:rPr>
          <w:rFonts w:hint="eastAsia" w:asciiTheme="minorEastAsia" w:hAnsiTheme="minorEastAsia"/>
          <w:color w:val="FF0000"/>
          <w:u w:val="single"/>
        </w:rPr>
        <w:t xml:space="preserve"> </w:t>
      </w:r>
      <w:r>
        <w:rPr>
          <w:rFonts w:hint="eastAsia" w:asciiTheme="minorEastAsia" w:hAnsiTheme="minorEastAsia"/>
          <w:color w:val="FF0000"/>
        </w:rPr>
        <w:t xml:space="preserve">人 </w:t>
      </w:r>
      <w:r>
        <w:rPr>
          <w:rFonts w:hint="eastAsia" w:asciiTheme="minorEastAsia" w:hAnsiTheme="minorEastAsia"/>
        </w:rPr>
        <w:t xml:space="preserve"> </w:t>
      </w:r>
    </w:p>
    <w:p w14:paraId="69FD1040">
      <w:pPr>
        <w:numPr>
          <w:ilvl w:val="0"/>
          <w:numId w:val="4"/>
        </w:numPr>
        <w:spacing w:line="360" w:lineRule="auto"/>
        <w:rPr>
          <w:rFonts w:asciiTheme="minorEastAsia" w:hAnsiTheme="minorEastAsia"/>
        </w:rPr>
      </w:pPr>
      <w:r>
        <w:rPr>
          <w:rFonts w:hint="eastAsia" w:asciiTheme="minorEastAsia" w:hAnsiTheme="minorEastAsia"/>
        </w:rPr>
        <w:t>投标保证金</w:t>
      </w:r>
    </w:p>
    <w:p w14:paraId="023AED91">
      <w:pPr>
        <w:spacing w:line="360" w:lineRule="auto"/>
        <w:rPr>
          <w:rFonts w:asciiTheme="minorEastAsia" w:hAnsiTheme="minorEastAsia"/>
          <w:color w:val="FF0000"/>
        </w:rPr>
      </w:pPr>
      <w:r>
        <w:rPr>
          <w:rFonts w:hint="eastAsia" w:asciiTheme="minorEastAsia" w:hAnsiTheme="minorEastAsia"/>
        </w:rPr>
        <w:t>账户类型：</w:t>
      </w:r>
      <w:r>
        <w:rPr>
          <w:rFonts w:hint="eastAsia" w:asciiTheme="minorEastAsia" w:hAnsiTheme="minorEastAsia"/>
          <w:color w:val="FF0000"/>
        </w:rPr>
        <w:t>电子保函、转账、支票、汇票等</w:t>
      </w:r>
    </w:p>
    <w:p w14:paraId="1E845749">
      <w:pPr>
        <w:spacing w:line="360" w:lineRule="auto"/>
        <w:rPr>
          <w:rFonts w:asciiTheme="minorEastAsia" w:hAnsiTheme="minorEastAsia"/>
        </w:rPr>
      </w:pPr>
      <w:r>
        <w:rPr>
          <w:rFonts w:hint="eastAsia" w:asciiTheme="minorEastAsia" w:hAnsiTheme="minorEastAsia"/>
        </w:rPr>
        <w:t>账号：101007512010001727</w:t>
      </w:r>
    </w:p>
    <w:p w14:paraId="169DA578">
      <w:pPr>
        <w:spacing w:line="360" w:lineRule="auto"/>
        <w:rPr>
          <w:rFonts w:asciiTheme="minorEastAsia" w:hAnsiTheme="minorEastAsia"/>
        </w:rPr>
      </w:pPr>
      <w:r>
        <w:rPr>
          <w:rFonts w:hint="eastAsia" w:asciiTheme="minorEastAsia" w:hAnsiTheme="minorEastAsia"/>
        </w:rPr>
        <w:t>户名：广州市国科招标代理有限公司</w:t>
      </w:r>
    </w:p>
    <w:p w14:paraId="580A4C55">
      <w:pPr>
        <w:spacing w:line="360" w:lineRule="auto"/>
        <w:rPr>
          <w:rFonts w:asciiTheme="minorEastAsia" w:hAnsiTheme="minorEastAsia"/>
        </w:rPr>
      </w:pPr>
      <w:r>
        <w:rPr>
          <w:rFonts w:hint="eastAsia" w:asciiTheme="minorEastAsia" w:hAnsiTheme="minorEastAsia"/>
        </w:rPr>
        <w:t>开户行：广发银行股份有限公司广州财富广场支行</w:t>
      </w:r>
    </w:p>
    <w:p w14:paraId="1FDDDC49">
      <w:pPr>
        <w:spacing w:line="360" w:lineRule="auto"/>
        <w:rPr>
          <w:rFonts w:asciiTheme="minorEastAsia" w:hAnsiTheme="minorEastAsia"/>
          <w:color w:val="FF0000"/>
        </w:rPr>
      </w:pPr>
      <w:r>
        <w:rPr>
          <w:rFonts w:hint="eastAsia" w:asciiTheme="minorEastAsia" w:hAnsiTheme="minorEastAsia"/>
          <w:color w:val="FF0000"/>
        </w:rPr>
        <w:t>支票提交方式：提交投标文件截止时间前原件递交至采购代理机构。</w:t>
      </w:r>
    </w:p>
    <w:p w14:paraId="3AA14A82">
      <w:pPr>
        <w:spacing w:line="360" w:lineRule="auto"/>
        <w:rPr>
          <w:rFonts w:asciiTheme="minorEastAsia" w:hAnsiTheme="minorEastAsia"/>
          <w:color w:val="FF0000"/>
        </w:rPr>
      </w:pPr>
      <w:r>
        <w:rPr>
          <w:rFonts w:hint="eastAsia" w:asciiTheme="minorEastAsia" w:hAnsiTheme="minorEastAsia"/>
          <w:color w:val="FF0000"/>
        </w:rPr>
        <w:t>汇票、本票提交方式：提交投标文件截止时间前原件递交至采购代理机构。</w:t>
      </w:r>
    </w:p>
    <w:p w14:paraId="44B2A9B9">
      <w:pPr>
        <w:numPr>
          <w:ilvl w:val="0"/>
          <w:numId w:val="4"/>
        </w:numPr>
        <w:spacing w:line="360" w:lineRule="auto"/>
        <w:rPr>
          <w:rFonts w:asciiTheme="minorEastAsia" w:hAnsiTheme="minorEastAsia"/>
        </w:rPr>
      </w:pPr>
      <w:r>
        <w:rPr>
          <w:rFonts w:hint="eastAsia" w:asciiTheme="minorEastAsia" w:hAnsiTheme="minorEastAsia"/>
        </w:rPr>
        <w:t>开、评标方式</w:t>
      </w:r>
    </w:p>
    <w:p w14:paraId="42B4D008">
      <w:pPr>
        <w:spacing w:line="360" w:lineRule="auto"/>
        <w:rPr>
          <w:rFonts w:asciiTheme="minorEastAsia" w:hAnsiTheme="minorEastAsia"/>
        </w:rPr>
      </w:pPr>
      <w:r>
        <w:rPr>
          <w:rFonts w:hint="eastAsia" w:asciiTheme="minorEastAsia" w:hAnsiTheme="minorEastAsia"/>
        </w:rPr>
        <w:t>开标方式为：</w:t>
      </w:r>
      <w:r>
        <w:rPr>
          <w:rFonts w:hint="eastAsia"/>
        </w:rPr>
        <w:t>远程开标</w:t>
      </w:r>
      <w:r>
        <w:rPr>
          <w:rFonts w:hint="eastAsia" w:asciiTheme="minorEastAsia" w:hAnsiTheme="minorEastAsia"/>
        </w:rPr>
        <w:t xml:space="preserve">           评标方式为：</w:t>
      </w:r>
      <w:r>
        <w:rPr>
          <w:rFonts w:hint="eastAsia" w:asciiTheme="minorEastAsia" w:hAnsiTheme="minorEastAsia"/>
          <w:color w:val="FF0000"/>
        </w:rPr>
        <w:t>现场</w:t>
      </w:r>
      <w:r>
        <w:rPr>
          <w:rFonts w:hint="eastAsia" w:asciiTheme="minorEastAsia" w:hAnsiTheme="minorEastAsia"/>
        </w:rPr>
        <w:t>网上评标</w:t>
      </w:r>
    </w:p>
    <w:p w14:paraId="6131A15C">
      <w:pPr>
        <w:numPr>
          <w:ilvl w:val="0"/>
          <w:numId w:val="4"/>
        </w:numPr>
        <w:spacing w:line="360" w:lineRule="auto"/>
        <w:rPr>
          <w:rFonts w:asciiTheme="minorEastAsia" w:hAnsiTheme="minorEastAsia"/>
        </w:rPr>
      </w:pPr>
      <w:r>
        <w:rPr>
          <w:rFonts w:hint="eastAsia" w:asciiTheme="minorEastAsia" w:hAnsiTheme="minorEastAsia"/>
        </w:rPr>
        <w:t>中标供应商确定</w:t>
      </w:r>
    </w:p>
    <w:p w14:paraId="1E505B11">
      <w:pPr>
        <w:spacing w:line="360" w:lineRule="auto"/>
        <w:rPr>
          <w:rFonts w:asciiTheme="minorEastAsia" w:hAnsiTheme="minorEastAsia"/>
        </w:rPr>
      </w:pPr>
      <w:r>
        <w:rPr>
          <w:rFonts w:hint="eastAsia" w:asciiTheme="minorEastAsia" w:hAnsiTheme="minorEastAsia"/>
        </w:rPr>
        <w:t>中标供应商确定方式为：</w:t>
      </w:r>
      <w:r>
        <w:rPr>
          <w:rFonts w:hint="eastAsia" w:asciiTheme="minorEastAsia" w:hAnsiTheme="minorEastAsia"/>
          <w:color w:val="FF0000"/>
        </w:rPr>
        <w:t>采购人按照评审报告中推荐的中标候选人确定中标人。</w:t>
      </w:r>
    </w:p>
    <w:p w14:paraId="0E141C01">
      <w:pPr>
        <w:numPr>
          <w:ilvl w:val="0"/>
          <w:numId w:val="4"/>
        </w:numPr>
        <w:spacing w:line="360" w:lineRule="auto"/>
        <w:rPr>
          <w:rFonts w:asciiTheme="minorEastAsia" w:hAnsiTheme="minorEastAsia"/>
        </w:rPr>
      </w:pPr>
      <w:r>
        <w:rPr>
          <w:rFonts w:hint="eastAsia" w:asciiTheme="minorEastAsia" w:hAnsiTheme="minorEastAsia"/>
        </w:rPr>
        <w:t>投标有效期</w:t>
      </w:r>
    </w:p>
    <w:p w14:paraId="20D8333C">
      <w:pPr>
        <w:spacing w:line="360" w:lineRule="auto"/>
        <w:rPr>
          <w:rFonts w:asciiTheme="minorEastAsia" w:hAnsiTheme="minorEastAsia"/>
        </w:rPr>
      </w:pPr>
      <w:r>
        <w:rPr>
          <w:rFonts w:hint="eastAsia" w:asciiTheme="minorEastAsia" w:hAnsiTheme="minorEastAsia"/>
        </w:rPr>
        <w:t>投标有效期：从提交投标文件的截止之日起</w:t>
      </w:r>
      <w:r>
        <w:rPr>
          <w:rFonts w:hint="eastAsia" w:asciiTheme="minorEastAsia" w:hAnsiTheme="minorEastAsia"/>
          <w:color w:val="FF0000"/>
        </w:rPr>
        <w:t>90</w:t>
      </w:r>
      <w:r>
        <w:rPr>
          <w:rFonts w:hint="eastAsia" w:asciiTheme="minorEastAsia" w:hAnsiTheme="minorEastAsia"/>
        </w:rPr>
        <w:t>天</w:t>
      </w:r>
    </w:p>
    <w:p w14:paraId="25A11F65">
      <w:pPr>
        <w:numPr>
          <w:ilvl w:val="0"/>
          <w:numId w:val="4"/>
        </w:numPr>
        <w:spacing w:line="360" w:lineRule="auto"/>
        <w:rPr>
          <w:rFonts w:asciiTheme="minorEastAsia" w:hAnsiTheme="minorEastAsia"/>
        </w:rPr>
      </w:pPr>
      <w:r>
        <w:rPr>
          <w:rFonts w:hint="eastAsia" w:asciiTheme="minorEastAsia" w:hAnsiTheme="minorEastAsia"/>
        </w:rPr>
        <w:t>投标文件数量</w:t>
      </w:r>
    </w:p>
    <w:p w14:paraId="219269E8">
      <w:pPr>
        <w:spacing w:line="360" w:lineRule="auto"/>
        <w:rPr>
          <w:rFonts w:asciiTheme="minorEastAsia" w:hAnsiTheme="minorEastAsia"/>
          <w:color w:val="FF0000"/>
        </w:rPr>
      </w:pPr>
      <w:r>
        <w:rPr>
          <w:rFonts w:hint="eastAsia" w:asciiTheme="minorEastAsia" w:hAnsiTheme="minorEastAsia"/>
          <w:color w:val="FF0000"/>
        </w:rPr>
        <w:t>纸质投标文件正本</w:t>
      </w:r>
      <w:r>
        <w:rPr>
          <w:rFonts w:hint="eastAsia" w:asciiTheme="minorEastAsia" w:hAnsiTheme="minorEastAsia"/>
          <w:color w:val="FF0000"/>
          <w:u w:val="single"/>
        </w:rPr>
        <w:t xml:space="preserve"> </w:t>
      </w:r>
      <w:r>
        <w:rPr>
          <w:rFonts w:hint="eastAsia" w:asciiTheme="minorEastAsia" w:hAnsiTheme="minorEastAsia"/>
          <w:color w:val="FF0000"/>
          <w:highlight w:val="yellow"/>
          <w:u w:val="single"/>
        </w:rPr>
        <w:t>1</w:t>
      </w:r>
      <w:r>
        <w:rPr>
          <w:rFonts w:hint="eastAsia" w:asciiTheme="minorEastAsia" w:hAnsiTheme="minorEastAsia"/>
          <w:color w:val="FF0000"/>
          <w:u w:val="single"/>
        </w:rPr>
        <w:t xml:space="preserve"> </w:t>
      </w:r>
      <w:r>
        <w:rPr>
          <w:rFonts w:hint="eastAsia" w:asciiTheme="minorEastAsia" w:hAnsiTheme="minorEastAsia"/>
          <w:color w:val="FF0000"/>
        </w:rPr>
        <w:t>份，副本</w:t>
      </w:r>
      <w:r>
        <w:rPr>
          <w:rFonts w:hint="eastAsia" w:asciiTheme="minorEastAsia" w:hAnsiTheme="minorEastAsia"/>
          <w:color w:val="FF0000"/>
          <w:u w:val="single"/>
        </w:rPr>
        <w:t xml:space="preserve">3 </w:t>
      </w:r>
      <w:r>
        <w:rPr>
          <w:rFonts w:hint="eastAsia" w:asciiTheme="minorEastAsia" w:hAnsiTheme="minorEastAsia"/>
          <w:color w:val="FF0000"/>
        </w:rPr>
        <w:t>份，非加密电子版投标文件U盘(或光盘)</w:t>
      </w:r>
      <w:r>
        <w:rPr>
          <w:rFonts w:hint="eastAsia" w:asciiTheme="minorEastAsia" w:hAnsiTheme="minorEastAsia"/>
          <w:color w:val="FF0000"/>
          <w:u w:val="single"/>
        </w:rPr>
        <w:t xml:space="preserve"> </w:t>
      </w:r>
      <w:r>
        <w:rPr>
          <w:rFonts w:hint="eastAsia" w:asciiTheme="minorEastAsia" w:hAnsiTheme="minorEastAsia"/>
          <w:color w:val="FF0000"/>
          <w:highlight w:val="yellow"/>
          <w:u w:val="single"/>
          <w:lang w:val="en-US" w:eastAsia="zh-CN"/>
        </w:rPr>
        <w:t>1</w:t>
      </w:r>
      <w:r>
        <w:rPr>
          <w:rFonts w:hint="eastAsia" w:asciiTheme="minorEastAsia" w:hAnsiTheme="minorEastAsia"/>
          <w:color w:val="FF0000"/>
          <w:u w:val="single"/>
        </w:rPr>
        <w:t xml:space="preserve"> </w:t>
      </w:r>
      <w:r>
        <w:rPr>
          <w:rFonts w:hint="eastAsia" w:asciiTheme="minorEastAsia" w:hAnsiTheme="minorEastAsia"/>
          <w:color w:val="FF0000"/>
        </w:rPr>
        <w:t>份</w:t>
      </w:r>
    </w:p>
    <w:p w14:paraId="426482F9">
      <w:pPr>
        <w:numPr>
          <w:ilvl w:val="0"/>
          <w:numId w:val="4"/>
        </w:numPr>
        <w:spacing w:line="360" w:lineRule="auto"/>
        <w:rPr>
          <w:rFonts w:asciiTheme="minorEastAsia" w:hAnsiTheme="minorEastAsia"/>
        </w:rPr>
      </w:pPr>
      <w:r>
        <w:rPr>
          <w:rFonts w:hint="eastAsia" w:asciiTheme="minorEastAsia" w:hAnsiTheme="minorEastAsia"/>
        </w:rPr>
        <w:t>现场踏勘</w:t>
      </w:r>
    </w:p>
    <w:p w14:paraId="15A95944">
      <w:pPr>
        <w:spacing w:line="360" w:lineRule="auto"/>
        <w:rPr>
          <w:rFonts w:asciiTheme="minorEastAsia" w:hAnsiTheme="minorEastAsia"/>
        </w:rPr>
      </w:pPr>
      <w:r>
        <w:rPr>
          <w:rFonts w:hint="eastAsia" w:asciiTheme="minorEastAsia" w:hAnsiTheme="minorEastAsia"/>
        </w:rPr>
        <w:t>本项目是否组织现场踏勘：</w:t>
      </w:r>
      <w:r>
        <w:rPr>
          <w:rFonts w:hint="eastAsia" w:asciiTheme="minorEastAsia" w:hAnsiTheme="minorEastAsia"/>
          <w:color w:val="FF0000"/>
          <w:u w:val="single"/>
        </w:rPr>
        <w:t xml:space="preserve">  是/否 </w:t>
      </w:r>
    </w:p>
    <w:p w14:paraId="11CC96F5">
      <w:pPr>
        <w:numPr>
          <w:ilvl w:val="0"/>
          <w:numId w:val="4"/>
        </w:numPr>
        <w:spacing w:line="360" w:lineRule="auto"/>
        <w:rPr>
          <w:rFonts w:asciiTheme="minorEastAsia" w:hAnsiTheme="minorEastAsia"/>
        </w:rPr>
      </w:pPr>
      <w:r>
        <w:rPr>
          <w:rFonts w:hint="eastAsia" w:asciiTheme="minorEastAsia" w:hAnsiTheme="minorEastAsia"/>
        </w:rPr>
        <w:t>代理费用收取方式</w:t>
      </w:r>
    </w:p>
    <w:p w14:paraId="7F9B93C9">
      <w:pPr>
        <w:spacing w:line="360" w:lineRule="auto"/>
        <w:rPr>
          <w:rFonts w:asciiTheme="minorEastAsia" w:hAnsiTheme="minorEastAsia"/>
          <w:color w:val="FF0000"/>
          <w:u w:val="single"/>
        </w:rPr>
      </w:pPr>
      <w:r>
        <w:rPr>
          <w:rFonts w:hint="eastAsia" w:asciiTheme="minorEastAsia" w:hAnsiTheme="minorEastAsia"/>
        </w:rPr>
        <w:t>本项目采购机构代理费用收取方式：</w:t>
      </w:r>
      <w:r>
        <w:rPr>
          <w:rFonts w:hint="eastAsia" w:asciiTheme="minorEastAsia" w:hAnsiTheme="minorEastAsia"/>
          <w:color w:val="FF0000"/>
          <w:u w:val="single"/>
        </w:rPr>
        <w:t>中标供应商</w:t>
      </w:r>
    </w:p>
    <w:p w14:paraId="5DD7DEE1">
      <w:pPr>
        <w:spacing w:line="360" w:lineRule="auto"/>
        <w:rPr>
          <w:rFonts w:hint="eastAsia" w:asciiTheme="minorEastAsia" w:hAnsiTheme="minorEastAsia"/>
          <w:color w:val="FF0000"/>
          <w:u w:val="single"/>
        </w:rPr>
      </w:pPr>
      <w:r>
        <w:rPr>
          <w:rFonts w:hint="eastAsia" w:asciiTheme="minorEastAsia" w:hAnsiTheme="minorEastAsia"/>
          <w:color w:val="FF0000"/>
          <w:u w:val="single"/>
        </w:rPr>
        <w:t>代理服务费收费标准：本项目的招标代理服务费收费标准以采购预算金额为计算基数</w:t>
      </w:r>
      <w:r>
        <w:rPr>
          <w:rFonts w:hint="eastAsia"/>
          <w:color w:val="FF0000"/>
          <w:u w:val="single"/>
          <w:lang w:val="en-US" w:eastAsia="zh-CN"/>
        </w:rPr>
        <w:t>根据招标代理机构官网（http://www.gzgkbidding.com/index.php?m=Home&amp;c=News&amp;a=detail&amp;id=25）规定的收费标准按货物采购类型</w:t>
      </w:r>
      <w:r>
        <w:rPr>
          <w:rFonts w:hint="eastAsia"/>
          <w:color w:val="FF0000"/>
          <w:u w:val="single"/>
        </w:rPr>
        <w:t>进行计算收取</w:t>
      </w:r>
      <w:r>
        <w:rPr>
          <w:rFonts w:hint="eastAsia" w:ascii="宋体" w:hAnsi="宋体"/>
          <w:color w:val="FF0000"/>
          <w:szCs w:val="21"/>
          <w:u w:val="single"/>
        </w:rPr>
        <w:t>。</w:t>
      </w:r>
      <w:r>
        <w:rPr>
          <w:rFonts w:hint="eastAsia" w:asciiTheme="minorEastAsia" w:hAnsiTheme="minorEastAsia"/>
          <w:color w:val="FF0000"/>
          <w:u w:val="single"/>
        </w:rPr>
        <w:t>招标代理服务费由中标供应商在领取《中标通知书》前一次性向采购代理机构交纳以下金额： ￥XX,XXX.00元（大写：人民币XXXX元整）。</w:t>
      </w:r>
    </w:p>
    <w:p w14:paraId="16887ED8">
      <w:pPr>
        <w:numPr>
          <w:ilvl w:val="0"/>
          <w:numId w:val="4"/>
        </w:numPr>
        <w:spacing w:line="360" w:lineRule="auto"/>
        <w:rPr>
          <w:rFonts w:asciiTheme="minorEastAsia" w:hAnsiTheme="minorEastAsia"/>
        </w:rPr>
      </w:pPr>
      <w:r>
        <w:rPr>
          <w:rFonts w:hint="eastAsia" w:asciiTheme="minorEastAsia" w:hAnsiTheme="minorEastAsia"/>
        </w:rPr>
        <w:t>投标格式设置</w:t>
      </w:r>
    </w:p>
    <w:p w14:paraId="17DDA047">
      <w:pPr>
        <w:spacing w:line="360" w:lineRule="auto"/>
        <w:ind w:left="420"/>
        <w:rPr>
          <w:rFonts w:asciiTheme="minorEastAsia" w:hAnsiTheme="minorEastAsia"/>
          <w:color w:val="FF0000"/>
        </w:rPr>
      </w:pPr>
      <w:r>
        <w:rPr>
          <w:rFonts w:hint="eastAsia" w:asciiTheme="minorEastAsia" w:hAnsiTheme="minorEastAsia"/>
          <w:color w:val="FF0000"/>
        </w:rPr>
        <w:t>单独响应技术偏离表：是</w:t>
      </w:r>
    </w:p>
    <w:p w14:paraId="50F4D187">
      <w:pPr>
        <w:numPr>
          <w:ilvl w:val="0"/>
          <w:numId w:val="4"/>
        </w:numPr>
        <w:spacing w:line="360" w:lineRule="auto"/>
        <w:rPr>
          <w:rFonts w:asciiTheme="minorEastAsia" w:hAnsiTheme="minorEastAsia"/>
        </w:rPr>
      </w:pPr>
      <w:r>
        <w:rPr>
          <w:rFonts w:hint="eastAsia" w:asciiTheme="minorEastAsia" w:hAnsiTheme="minorEastAsia"/>
        </w:rPr>
        <w:t>项目兼投不兼中规则</w:t>
      </w:r>
    </w:p>
    <w:p w14:paraId="38410824">
      <w:pPr>
        <w:spacing w:line="360" w:lineRule="auto"/>
        <w:ind w:left="420"/>
        <w:rPr>
          <w:rFonts w:asciiTheme="minorEastAsia" w:hAnsiTheme="minorEastAsia"/>
          <w:color w:val="FF0000"/>
        </w:rPr>
      </w:pPr>
      <w:r>
        <w:rPr>
          <w:rFonts w:hint="eastAsia" w:asciiTheme="minorEastAsia" w:hAnsiTheme="minorEastAsia"/>
          <w:color w:val="FF0000"/>
        </w:rPr>
        <w:t>兼投兼中，兼投不兼中</w:t>
      </w:r>
    </w:p>
    <w:p w14:paraId="39814A8E">
      <w:pPr>
        <w:spacing w:line="360" w:lineRule="auto"/>
        <w:ind w:firstLine="420" w:firstLineChars="200"/>
        <w:rPr>
          <w:rFonts w:cs="宋体" w:asciiTheme="minorEastAsia" w:hAnsiTheme="minorEastAsia"/>
          <w:b/>
          <w:color w:val="FF0000"/>
          <w:szCs w:val="21"/>
        </w:rPr>
      </w:pPr>
      <w:r>
        <w:rPr>
          <w:rFonts w:hint="eastAsia" w:cs="宋体" w:asciiTheme="minorEastAsia" w:hAnsiTheme="minorEastAsia"/>
          <w:color w:val="FF0000"/>
          <w:szCs w:val="21"/>
        </w:rPr>
        <w:t>描述：本项目可兼投但不可兼中。本项目评审按照采购包顺序（采购包1 →采购包2→采购包3→采购包……）依次进行评审。投标人可兼投多个采购包但只能成为一个采购包的中标供应商。如投标人已经成为前面采购包的第一中标候选人，其投标文件不参与后续采购包的详细评审。</w:t>
      </w:r>
    </w:p>
    <w:p w14:paraId="3192248A">
      <w:pPr>
        <w:spacing w:line="360" w:lineRule="auto"/>
        <w:ind w:left="420"/>
        <w:rPr>
          <w:rFonts w:asciiTheme="minorEastAsia" w:hAnsiTheme="minorEastAsia"/>
        </w:rPr>
      </w:pPr>
    </w:p>
    <w:p w14:paraId="313DDC88">
      <w:pPr>
        <w:pStyle w:val="2"/>
        <w:numPr>
          <w:ilvl w:val="0"/>
          <w:numId w:val="1"/>
        </w:numPr>
        <w:spacing w:before="0" w:after="0" w:line="360" w:lineRule="auto"/>
        <w:rPr>
          <w:rFonts w:asciiTheme="minorEastAsia" w:hAnsiTheme="minorEastAsia"/>
          <w:sz w:val="21"/>
          <w:szCs w:val="21"/>
        </w:rPr>
      </w:pPr>
      <w:bookmarkStart w:id="2" w:name="_Toc98166107"/>
      <w:r>
        <w:rPr>
          <w:rFonts w:asciiTheme="minorEastAsia" w:hAnsiTheme="minorEastAsia"/>
          <w:sz w:val="21"/>
          <w:szCs w:val="21"/>
        </w:rPr>
        <w:t>商务要求</w:t>
      </w:r>
      <w:r>
        <w:rPr>
          <w:rFonts w:hint="eastAsia" w:asciiTheme="minorEastAsia" w:hAnsiTheme="minorEastAsia"/>
          <w:sz w:val="21"/>
          <w:szCs w:val="21"/>
        </w:rPr>
        <w:t>及报价区间</w:t>
      </w:r>
      <w:bookmarkEnd w:id="2"/>
    </w:p>
    <w:p w14:paraId="29F07804">
      <w:pPr>
        <w:numPr>
          <w:ilvl w:val="0"/>
          <w:numId w:val="5"/>
        </w:numPr>
        <w:spacing w:line="360" w:lineRule="auto"/>
        <w:rPr>
          <w:rFonts w:asciiTheme="minorEastAsia" w:hAnsiTheme="minorEastAsia"/>
        </w:rPr>
      </w:pPr>
      <w:r>
        <w:rPr>
          <w:rFonts w:hint="eastAsia" w:asciiTheme="minorEastAsia" w:hAnsiTheme="minorEastAsia"/>
        </w:rPr>
        <w:t>联合体投标</w:t>
      </w:r>
    </w:p>
    <w:p w14:paraId="479F2C8D">
      <w:pPr>
        <w:spacing w:line="360" w:lineRule="auto"/>
        <w:rPr>
          <w:rFonts w:asciiTheme="minorEastAsia" w:hAnsiTheme="minorEastAsia"/>
        </w:rPr>
      </w:pPr>
      <w:r>
        <w:rPr>
          <w:rFonts w:hint="eastAsia" w:asciiTheme="minorEastAsia" w:hAnsiTheme="minorEastAsia"/>
        </w:rPr>
        <w:t>本合同包</w:t>
      </w:r>
      <w:r>
        <w:rPr>
          <w:rFonts w:hint="eastAsia" w:asciiTheme="minorEastAsia" w:hAnsiTheme="minorEastAsia"/>
          <w:color w:val="FF0000"/>
          <w:u w:val="single"/>
        </w:rPr>
        <w:t>不接受（接受）</w:t>
      </w:r>
      <w:r>
        <w:rPr>
          <w:rFonts w:hint="eastAsia" w:asciiTheme="minorEastAsia" w:hAnsiTheme="minorEastAsia"/>
        </w:rPr>
        <w:t>联合体投标</w:t>
      </w:r>
    </w:p>
    <w:p w14:paraId="449D3633">
      <w:pPr>
        <w:numPr>
          <w:ilvl w:val="0"/>
          <w:numId w:val="5"/>
        </w:numPr>
        <w:spacing w:line="360" w:lineRule="auto"/>
        <w:rPr>
          <w:rFonts w:asciiTheme="minorEastAsia" w:hAnsiTheme="minorEastAsia"/>
        </w:rPr>
      </w:pPr>
      <w:r>
        <w:rPr>
          <w:rFonts w:hint="eastAsia" w:asciiTheme="minorEastAsia" w:hAnsiTheme="minorEastAsia"/>
        </w:rPr>
        <w:t>采购资金支付方式</w:t>
      </w:r>
    </w:p>
    <w:p w14:paraId="6F1D7FC8">
      <w:pPr>
        <w:spacing w:line="360" w:lineRule="auto"/>
        <w:ind w:left="420"/>
        <w:rPr>
          <w:rFonts w:asciiTheme="minorEastAsia" w:hAnsiTheme="minorEastAsia"/>
          <w:color w:val="FF0000"/>
        </w:rPr>
      </w:pPr>
      <w:r>
        <w:rPr>
          <w:rFonts w:hint="eastAsia" w:asciiTheme="minorEastAsia" w:hAnsiTheme="minorEastAsia"/>
          <w:color w:val="FF0000"/>
        </w:rPr>
        <w:t>国库集中支付/单位自行支付/其他</w:t>
      </w:r>
    </w:p>
    <w:p w14:paraId="2DB1B775">
      <w:pPr>
        <w:numPr>
          <w:ilvl w:val="0"/>
          <w:numId w:val="5"/>
        </w:numPr>
        <w:spacing w:line="360" w:lineRule="auto"/>
        <w:rPr>
          <w:rFonts w:asciiTheme="minorEastAsia" w:hAnsiTheme="minorEastAsia"/>
        </w:rPr>
      </w:pPr>
      <w:r>
        <w:rPr>
          <w:rFonts w:hint="eastAsia" w:asciiTheme="minorEastAsia" w:hAnsiTheme="minorEastAsia"/>
        </w:rPr>
        <w:t>最低有效供应商数目信息：</w:t>
      </w:r>
      <w:r>
        <w:rPr>
          <w:rFonts w:hint="eastAsia" w:asciiTheme="minorEastAsia" w:hAnsiTheme="minorEastAsia"/>
          <w:color w:val="FF0000"/>
        </w:rPr>
        <w:t>3</w:t>
      </w:r>
    </w:p>
    <w:p w14:paraId="5CB939EC">
      <w:pPr>
        <w:numPr>
          <w:ilvl w:val="0"/>
          <w:numId w:val="5"/>
        </w:numPr>
        <w:spacing w:line="360" w:lineRule="auto"/>
        <w:rPr>
          <w:rFonts w:asciiTheme="minorEastAsia" w:hAnsiTheme="minorEastAsia"/>
        </w:rPr>
      </w:pPr>
      <w:r>
        <w:rPr>
          <w:rFonts w:hint="eastAsia" w:asciiTheme="minorEastAsia" w:hAnsiTheme="minorEastAsia"/>
        </w:rPr>
        <w:t>中标供应商信息</w:t>
      </w:r>
    </w:p>
    <w:p w14:paraId="6F9CEB13">
      <w:pPr>
        <w:spacing w:line="360" w:lineRule="auto"/>
        <w:rPr>
          <w:rFonts w:asciiTheme="minorEastAsia" w:hAnsiTheme="minorEastAsia"/>
        </w:rPr>
      </w:pPr>
      <w:r>
        <w:rPr>
          <w:rFonts w:hint="eastAsia" w:asciiTheme="minorEastAsia" w:hAnsiTheme="minorEastAsia"/>
        </w:rPr>
        <w:t>推荐候选人数量：</w:t>
      </w:r>
      <w:r>
        <w:rPr>
          <w:rFonts w:hint="eastAsia" w:asciiTheme="minorEastAsia" w:hAnsiTheme="minorEastAsia"/>
          <w:color w:val="FF0000"/>
          <w:u w:val="single"/>
        </w:rPr>
        <w:t xml:space="preserve"> 2 </w:t>
      </w:r>
      <w:r>
        <w:rPr>
          <w:rFonts w:hint="eastAsia" w:asciiTheme="minorEastAsia" w:hAnsiTheme="minorEastAsia"/>
          <w:color w:val="FF0000"/>
        </w:rPr>
        <w:t>名</w:t>
      </w:r>
      <w:r>
        <w:rPr>
          <w:rFonts w:hint="eastAsia" w:asciiTheme="minorEastAsia" w:hAnsiTheme="minorEastAsia"/>
        </w:rPr>
        <w:t xml:space="preserve">  中标供应商数量：</w:t>
      </w:r>
      <w:r>
        <w:rPr>
          <w:rFonts w:hint="eastAsia" w:asciiTheme="minorEastAsia" w:hAnsiTheme="minorEastAsia"/>
          <w:color w:val="FF0000"/>
          <w:u w:val="single"/>
        </w:rPr>
        <w:t xml:space="preserve"> 1 </w:t>
      </w:r>
      <w:r>
        <w:rPr>
          <w:rFonts w:hint="eastAsia" w:asciiTheme="minorEastAsia" w:hAnsiTheme="minorEastAsia"/>
          <w:color w:val="FF0000"/>
        </w:rPr>
        <w:t>名  中标金额预分配信息：不预分配</w:t>
      </w:r>
    </w:p>
    <w:p w14:paraId="1C6A743E">
      <w:pPr>
        <w:numPr>
          <w:ilvl w:val="0"/>
          <w:numId w:val="5"/>
        </w:numPr>
        <w:spacing w:line="360" w:lineRule="auto"/>
        <w:rPr>
          <w:rFonts w:asciiTheme="minorEastAsia" w:hAnsiTheme="minorEastAsia"/>
        </w:rPr>
      </w:pPr>
      <w:r>
        <w:rPr>
          <w:rFonts w:hint="eastAsia" w:asciiTheme="minorEastAsia" w:hAnsiTheme="minorEastAsia"/>
        </w:rPr>
        <w:t>履约保证金</w:t>
      </w:r>
    </w:p>
    <w:p w14:paraId="10B7E467">
      <w:pPr>
        <w:spacing w:line="360" w:lineRule="auto"/>
        <w:rPr>
          <w:rFonts w:asciiTheme="minorEastAsia" w:hAnsiTheme="minorEastAsia"/>
        </w:rPr>
      </w:pPr>
      <w:r>
        <w:rPr>
          <w:rFonts w:hint="eastAsia" w:asciiTheme="minorEastAsia" w:hAnsiTheme="minorEastAsia"/>
        </w:rPr>
        <w:t>是否收取履约保证金：</w:t>
      </w:r>
      <w:r>
        <w:rPr>
          <w:rFonts w:hint="eastAsia" w:asciiTheme="minorEastAsia" w:hAnsiTheme="minorEastAsia"/>
          <w:color w:val="FF0000"/>
          <w:u w:val="single"/>
        </w:rPr>
        <w:t xml:space="preserve">  是/否 </w:t>
      </w:r>
    </w:p>
    <w:p w14:paraId="1D548E3B">
      <w:pPr>
        <w:spacing w:line="360" w:lineRule="auto"/>
        <w:rPr>
          <w:rFonts w:asciiTheme="minorEastAsia" w:hAnsiTheme="minorEastAsia"/>
        </w:rPr>
      </w:pPr>
      <w:r>
        <w:rPr>
          <w:rFonts w:hint="eastAsia" w:asciiTheme="minorEastAsia" w:hAnsiTheme="minorEastAsia"/>
        </w:rPr>
        <w:t>收取比例：</w:t>
      </w:r>
      <w:r>
        <w:rPr>
          <w:rFonts w:hint="eastAsia" w:asciiTheme="minorEastAsia" w:hAnsiTheme="minorEastAsia"/>
          <w:color w:val="FF0000"/>
          <w:u w:val="single"/>
        </w:rPr>
        <w:t xml:space="preserve">       </w:t>
      </w:r>
    </w:p>
    <w:p w14:paraId="368E008A">
      <w:pPr>
        <w:spacing w:line="360" w:lineRule="auto"/>
        <w:rPr>
          <w:rFonts w:asciiTheme="minorEastAsia" w:hAnsiTheme="minorEastAsia"/>
          <w:color w:val="FF0000"/>
        </w:rPr>
      </w:pPr>
      <w:r>
        <w:rPr>
          <w:rFonts w:hint="eastAsia" w:asciiTheme="minorEastAsia" w:hAnsiTheme="minorEastAsia"/>
          <w:color w:val="FF0000"/>
        </w:rPr>
        <w:t>说明：</w:t>
      </w:r>
      <w:r>
        <w:rPr>
          <w:rFonts w:hint="eastAsia" w:asciiTheme="minorEastAsia" w:hAnsiTheme="minorEastAsia"/>
          <w:color w:val="FF0000"/>
          <w:u w:val="single"/>
        </w:rPr>
        <w:t xml:space="preserve">           </w:t>
      </w:r>
      <w:r>
        <w:rPr>
          <w:rFonts w:hint="eastAsia" w:asciiTheme="minorEastAsia" w:hAnsiTheme="minorEastAsia"/>
          <w:color w:val="FF0000"/>
        </w:rPr>
        <w:t xml:space="preserve"> </w:t>
      </w:r>
    </w:p>
    <w:p w14:paraId="45380219">
      <w:pPr>
        <w:numPr>
          <w:ilvl w:val="0"/>
          <w:numId w:val="5"/>
        </w:numPr>
        <w:spacing w:line="360" w:lineRule="auto"/>
        <w:rPr>
          <w:rFonts w:asciiTheme="minorEastAsia" w:hAnsiTheme="minorEastAsia"/>
        </w:rPr>
      </w:pPr>
      <w:r>
        <w:rPr>
          <w:rFonts w:hint="eastAsia" w:asciiTheme="minorEastAsia" w:hAnsiTheme="minorEastAsia"/>
        </w:rPr>
        <w:t>合同履约期限</w:t>
      </w:r>
    </w:p>
    <w:p w14:paraId="307E96F2">
      <w:pPr>
        <w:spacing w:line="360" w:lineRule="auto"/>
        <w:rPr>
          <w:rFonts w:asciiTheme="minorEastAsia" w:hAnsiTheme="minorEastAsia"/>
          <w:u w:val="single"/>
        </w:rPr>
      </w:pPr>
      <w:r>
        <w:rPr>
          <w:rFonts w:hint="eastAsia" w:asciiTheme="minorEastAsia" w:hAnsiTheme="minorEastAsia"/>
        </w:rPr>
        <w:t>合同履约期限：</w:t>
      </w:r>
      <w:r>
        <w:rPr>
          <w:rFonts w:hint="eastAsia"/>
        </w:rPr>
        <w:t>见“</w:t>
      </w:r>
      <w:r>
        <w:rPr>
          <w:rFonts w:hint="eastAsia" w:asciiTheme="minorEastAsia" w:hAnsiTheme="minorEastAsia"/>
        </w:rPr>
        <w:t>标的提供时间</w:t>
      </w:r>
      <w:r>
        <w:rPr>
          <w:rFonts w:hint="eastAsia"/>
        </w:rPr>
        <w:t>”</w:t>
      </w:r>
      <w:r>
        <w:t>要求</w:t>
      </w:r>
      <w:r>
        <w:rPr>
          <w:rFonts w:hint="eastAsia" w:asciiTheme="minorEastAsia" w:hAnsiTheme="minorEastAsia"/>
        </w:rPr>
        <w:t>。</w:t>
      </w:r>
    </w:p>
    <w:p w14:paraId="276C00C8">
      <w:pPr>
        <w:numPr>
          <w:ilvl w:val="0"/>
          <w:numId w:val="5"/>
        </w:numPr>
        <w:spacing w:line="360" w:lineRule="auto"/>
        <w:rPr>
          <w:rFonts w:asciiTheme="minorEastAsia" w:hAnsiTheme="minorEastAsia"/>
        </w:rPr>
      </w:pPr>
      <w:r>
        <w:rPr>
          <w:rFonts w:hint="eastAsia" w:asciiTheme="minorEastAsia" w:hAnsiTheme="minorEastAsia"/>
        </w:rPr>
        <w:t>标的提供时间及地点</w:t>
      </w:r>
    </w:p>
    <w:p w14:paraId="5A602F8A">
      <w:pPr>
        <w:spacing w:line="360" w:lineRule="auto"/>
        <w:rPr>
          <w:rFonts w:asciiTheme="minorEastAsia" w:hAnsiTheme="minorEastAsia"/>
        </w:rPr>
      </w:pPr>
      <w:r>
        <w:rPr>
          <w:rFonts w:hint="eastAsia" w:asciiTheme="minorEastAsia" w:hAnsiTheme="minorEastAsia"/>
        </w:rPr>
        <w:t>标的提供时间：</w:t>
      </w:r>
      <w:r>
        <w:rPr>
          <w:rFonts w:hint="eastAsia" w:asciiTheme="minorEastAsia" w:hAnsiTheme="minorEastAsia"/>
          <w:color w:val="FF0000"/>
          <w:u w:val="single"/>
        </w:rPr>
        <w:t xml:space="preserve"> 合同签订之日起 30 </w:t>
      </w:r>
      <w:r>
        <w:rPr>
          <w:rFonts w:hint="eastAsia" w:asciiTheme="minorEastAsia" w:hAnsiTheme="minorEastAsia"/>
          <w:color w:val="FF0000"/>
          <w:u w:val="single"/>
          <w:lang w:val="en-US" w:eastAsia="zh-CN"/>
        </w:rPr>
        <w:t>天</w:t>
      </w:r>
      <w:r>
        <w:rPr>
          <w:rFonts w:hint="eastAsia" w:asciiTheme="minorEastAsia" w:hAnsiTheme="minorEastAsia"/>
          <w:color w:val="FF0000"/>
          <w:u w:val="single"/>
        </w:rPr>
        <w:t xml:space="preserve">内。   </w:t>
      </w:r>
    </w:p>
    <w:p w14:paraId="1887A5A4">
      <w:pPr>
        <w:spacing w:line="360" w:lineRule="auto"/>
        <w:rPr>
          <w:rFonts w:asciiTheme="minorEastAsia" w:hAnsiTheme="minorEastAsia"/>
        </w:rPr>
      </w:pPr>
      <w:r>
        <w:rPr>
          <w:rFonts w:hint="eastAsia" w:asciiTheme="minorEastAsia" w:hAnsiTheme="minorEastAsia"/>
        </w:rPr>
        <w:t>标的提供地点：采购人指定地点。</w:t>
      </w:r>
    </w:p>
    <w:p w14:paraId="303AC126">
      <w:pPr>
        <w:numPr>
          <w:ilvl w:val="0"/>
          <w:numId w:val="5"/>
        </w:numPr>
        <w:spacing w:line="360" w:lineRule="auto"/>
        <w:rPr>
          <w:rFonts w:asciiTheme="minorEastAsia" w:hAnsiTheme="minorEastAsia"/>
        </w:rPr>
      </w:pPr>
      <w:r>
        <w:rPr>
          <w:rFonts w:hint="eastAsia" w:asciiTheme="minorEastAsia" w:hAnsiTheme="minorEastAsia"/>
        </w:rPr>
        <w:t>支付期次设置</w:t>
      </w:r>
    </w:p>
    <w:tbl>
      <w:tblPr>
        <w:tblStyle w:val="24"/>
        <w:tblW w:w="94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1417"/>
        <w:gridCol w:w="6696"/>
      </w:tblGrid>
      <w:tr w14:paraId="5139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350" w:type="dxa"/>
            <w:vAlign w:val="center"/>
          </w:tcPr>
          <w:p w14:paraId="0A19C14C">
            <w:pPr>
              <w:jc w:val="center"/>
              <w:rPr>
                <w:rFonts w:asciiTheme="minorEastAsia" w:hAnsiTheme="minorEastAsia"/>
                <w:b/>
              </w:rPr>
            </w:pPr>
            <w:r>
              <w:rPr>
                <w:rFonts w:hint="eastAsia" w:asciiTheme="minorEastAsia" w:hAnsiTheme="minorEastAsia"/>
                <w:b/>
              </w:rPr>
              <w:t>支付期次</w:t>
            </w:r>
          </w:p>
        </w:tc>
        <w:tc>
          <w:tcPr>
            <w:tcW w:w="1417" w:type="dxa"/>
            <w:vAlign w:val="center"/>
          </w:tcPr>
          <w:p w14:paraId="6D1D99A5">
            <w:pPr>
              <w:jc w:val="center"/>
              <w:rPr>
                <w:rFonts w:asciiTheme="minorEastAsia" w:hAnsiTheme="minorEastAsia"/>
                <w:b/>
              </w:rPr>
            </w:pPr>
            <w:r>
              <w:rPr>
                <w:rFonts w:hint="eastAsia" w:asciiTheme="minorEastAsia" w:hAnsiTheme="minorEastAsia"/>
                <w:b/>
              </w:rPr>
              <w:t>支付比例%</w:t>
            </w:r>
          </w:p>
        </w:tc>
        <w:tc>
          <w:tcPr>
            <w:tcW w:w="6696" w:type="dxa"/>
            <w:vAlign w:val="center"/>
          </w:tcPr>
          <w:p w14:paraId="2CAD007A">
            <w:pPr>
              <w:jc w:val="center"/>
              <w:rPr>
                <w:rFonts w:asciiTheme="minorEastAsia" w:hAnsiTheme="minorEastAsia"/>
                <w:b/>
              </w:rPr>
            </w:pPr>
            <w:r>
              <w:rPr>
                <w:rFonts w:hint="eastAsia" w:asciiTheme="minorEastAsia" w:hAnsiTheme="minorEastAsia"/>
                <w:b/>
              </w:rPr>
              <w:t>支付说明</w:t>
            </w:r>
          </w:p>
        </w:tc>
      </w:tr>
      <w:tr w14:paraId="014E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350" w:type="dxa"/>
            <w:vAlign w:val="center"/>
          </w:tcPr>
          <w:p w14:paraId="6FCAAE87">
            <w:pPr>
              <w:jc w:val="center"/>
              <w:rPr>
                <w:rFonts w:asciiTheme="minorEastAsia" w:hAnsiTheme="minorEastAsia"/>
                <w:color w:val="FF0000"/>
              </w:rPr>
            </w:pPr>
            <w:r>
              <w:rPr>
                <w:rFonts w:hint="eastAsia" w:asciiTheme="minorEastAsia" w:hAnsiTheme="minorEastAsia"/>
                <w:color w:val="FF0000"/>
              </w:rPr>
              <w:t>1</w:t>
            </w:r>
          </w:p>
        </w:tc>
        <w:tc>
          <w:tcPr>
            <w:tcW w:w="1417" w:type="dxa"/>
            <w:vAlign w:val="center"/>
          </w:tcPr>
          <w:p w14:paraId="40E6B65D">
            <w:pPr>
              <w:jc w:val="center"/>
              <w:rPr>
                <w:rFonts w:asciiTheme="minorEastAsia" w:hAnsiTheme="minorEastAsia"/>
                <w:color w:val="FF0000"/>
              </w:rPr>
            </w:pPr>
            <w:r>
              <w:rPr>
                <w:rFonts w:hint="eastAsia" w:asciiTheme="minorEastAsia" w:hAnsiTheme="minorEastAsia"/>
                <w:color w:val="FF0000"/>
              </w:rPr>
              <w:t>40</w:t>
            </w:r>
          </w:p>
        </w:tc>
        <w:tc>
          <w:tcPr>
            <w:tcW w:w="6696" w:type="dxa"/>
            <w:vAlign w:val="center"/>
          </w:tcPr>
          <w:p w14:paraId="01F82351">
            <w:pPr>
              <w:jc w:val="center"/>
              <w:rPr>
                <w:rFonts w:asciiTheme="minorEastAsia" w:hAnsiTheme="minorEastAsia"/>
              </w:rPr>
            </w:pPr>
          </w:p>
        </w:tc>
      </w:tr>
      <w:tr w14:paraId="7C50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350" w:type="dxa"/>
            <w:vAlign w:val="center"/>
          </w:tcPr>
          <w:p w14:paraId="17BE2335">
            <w:pPr>
              <w:jc w:val="center"/>
              <w:rPr>
                <w:rFonts w:asciiTheme="minorEastAsia" w:hAnsiTheme="minorEastAsia"/>
                <w:b/>
                <w:color w:val="FF0000"/>
              </w:rPr>
            </w:pPr>
            <w:r>
              <w:rPr>
                <w:rFonts w:hint="eastAsia" w:asciiTheme="minorEastAsia" w:hAnsiTheme="minorEastAsia"/>
                <w:color w:val="FF0000"/>
              </w:rPr>
              <w:t>2</w:t>
            </w:r>
          </w:p>
        </w:tc>
        <w:tc>
          <w:tcPr>
            <w:tcW w:w="1417" w:type="dxa"/>
            <w:vAlign w:val="center"/>
          </w:tcPr>
          <w:p w14:paraId="4A7413C1">
            <w:pPr>
              <w:jc w:val="center"/>
              <w:rPr>
                <w:rFonts w:asciiTheme="minorEastAsia" w:hAnsiTheme="minorEastAsia"/>
                <w:color w:val="FF0000"/>
              </w:rPr>
            </w:pPr>
            <w:r>
              <w:rPr>
                <w:rFonts w:hint="eastAsia" w:asciiTheme="minorEastAsia" w:hAnsiTheme="minorEastAsia"/>
                <w:color w:val="FF0000"/>
              </w:rPr>
              <w:t>30</w:t>
            </w:r>
          </w:p>
        </w:tc>
        <w:tc>
          <w:tcPr>
            <w:tcW w:w="6696" w:type="dxa"/>
            <w:vAlign w:val="center"/>
          </w:tcPr>
          <w:p w14:paraId="4545D441">
            <w:pPr>
              <w:jc w:val="center"/>
              <w:rPr>
                <w:rFonts w:asciiTheme="minorEastAsia" w:hAnsiTheme="minorEastAsia"/>
                <w:b/>
              </w:rPr>
            </w:pPr>
          </w:p>
        </w:tc>
      </w:tr>
      <w:tr w14:paraId="24AF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350" w:type="dxa"/>
            <w:vAlign w:val="center"/>
          </w:tcPr>
          <w:p w14:paraId="4C56AFDC">
            <w:pPr>
              <w:jc w:val="center"/>
              <w:rPr>
                <w:rFonts w:asciiTheme="minorEastAsia" w:hAnsiTheme="minorEastAsia"/>
                <w:b/>
                <w:color w:val="FF0000"/>
              </w:rPr>
            </w:pPr>
            <w:r>
              <w:rPr>
                <w:rFonts w:hint="eastAsia" w:asciiTheme="minorEastAsia" w:hAnsiTheme="minorEastAsia"/>
                <w:color w:val="FF0000"/>
              </w:rPr>
              <w:t>3</w:t>
            </w:r>
          </w:p>
        </w:tc>
        <w:tc>
          <w:tcPr>
            <w:tcW w:w="1417" w:type="dxa"/>
            <w:vAlign w:val="center"/>
          </w:tcPr>
          <w:p w14:paraId="04A6225A">
            <w:pPr>
              <w:jc w:val="center"/>
              <w:rPr>
                <w:rFonts w:asciiTheme="minorEastAsia" w:hAnsiTheme="minorEastAsia"/>
                <w:color w:val="FF0000"/>
              </w:rPr>
            </w:pPr>
            <w:r>
              <w:rPr>
                <w:rFonts w:hint="eastAsia" w:asciiTheme="minorEastAsia" w:hAnsiTheme="minorEastAsia"/>
                <w:color w:val="FF0000"/>
              </w:rPr>
              <w:t>30</w:t>
            </w:r>
          </w:p>
        </w:tc>
        <w:tc>
          <w:tcPr>
            <w:tcW w:w="6696" w:type="dxa"/>
            <w:vAlign w:val="center"/>
          </w:tcPr>
          <w:p w14:paraId="17980FE3">
            <w:pPr>
              <w:jc w:val="center"/>
              <w:rPr>
                <w:rFonts w:asciiTheme="minorEastAsia" w:hAnsiTheme="minorEastAsia"/>
                <w:b/>
              </w:rPr>
            </w:pPr>
          </w:p>
        </w:tc>
      </w:tr>
    </w:tbl>
    <w:p w14:paraId="0420DA36">
      <w:pPr>
        <w:numPr>
          <w:ilvl w:val="0"/>
          <w:numId w:val="5"/>
        </w:numPr>
        <w:spacing w:line="360" w:lineRule="auto"/>
        <w:rPr>
          <w:rFonts w:asciiTheme="minorEastAsia" w:hAnsiTheme="minorEastAsia"/>
        </w:rPr>
      </w:pPr>
      <w:r>
        <w:rPr>
          <w:rFonts w:asciiTheme="minorEastAsia" w:hAnsiTheme="minorEastAsia"/>
        </w:rPr>
        <w:t>验收要求</w:t>
      </w:r>
    </w:p>
    <w:tbl>
      <w:tblPr>
        <w:tblStyle w:val="24"/>
        <w:tblW w:w="10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9266"/>
      </w:tblGrid>
      <w:tr w14:paraId="41EB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207" w:type="dxa"/>
            <w:vAlign w:val="center"/>
          </w:tcPr>
          <w:p w14:paraId="03872F45">
            <w:pPr>
              <w:jc w:val="center"/>
              <w:rPr>
                <w:rFonts w:asciiTheme="minorEastAsia" w:hAnsiTheme="minorEastAsia"/>
                <w:b/>
              </w:rPr>
            </w:pPr>
            <w:r>
              <w:rPr>
                <w:rFonts w:hint="eastAsia" w:asciiTheme="minorEastAsia" w:hAnsiTheme="minorEastAsia"/>
                <w:b/>
              </w:rPr>
              <w:t>验收期次</w:t>
            </w:r>
          </w:p>
        </w:tc>
        <w:tc>
          <w:tcPr>
            <w:tcW w:w="9266" w:type="dxa"/>
            <w:vAlign w:val="center"/>
          </w:tcPr>
          <w:p w14:paraId="5201351C">
            <w:pPr>
              <w:jc w:val="center"/>
              <w:rPr>
                <w:rFonts w:asciiTheme="minorEastAsia" w:hAnsiTheme="minorEastAsia"/>
                <w:b/>
              </w:rPr>
            </w:pPr>
            <w:r>
              <w:rPr>
                <w:rFonts w:hint="eastAsia" w:asciiTheme="minorEastAsia" w:hAnsiTheme="minorEastAsia"/>
                <w:b/>
              </w:rPr>
              <w:t>验收期次说明</w:t>
            </w:r>
          </w:p>
        </w:tc>
      </w:tr>
      <w:tr w14:paraId="2E0A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07" w:type="dxa"/>
            <w:vAlign w:val="center"/>
          </w:tcPr>
          <w:p w14:paraId="093E87C8">
            <w:pPr>
              <w:jc w:val="center"/>
              <w:rPr>
                <w:rFonts w:asciiTheme="minorEastAsia" w:hAnsiTheme="minorEastAsia"/>
                <w:color w:val="FF0000"/>
              </w:rPr>
            </w:pPr>
            <w:r>
              <w:rPr>
                <w:rFonts w:hint="eastAsia" w:asciiTheme="minorEastAsia" w:hAnsiTheme="minorEastAsia"/>
                <w:color w:val="FF0000"/>
              </w:rPr>
              <w:t>1</w:t>
            </w:r>
          </w:p>
        </w:tc>
        <w:tc>
          <w:tcPr>
            <w:tcW w:w="9266" w:type="dxa"/>
            <w:vAlign w:val="center"/>
          </w:tcPr>
          <w:p w14:paraId="431840B0">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采购人按照采购合同规定的技术、服务、安全标准组织对中标供应商履约情况进行验收，并出具验收书。验收书应当包括每一项技术、服务、安全标准的履约情况。</w:t>
            </w:r>
          </w:p>
          <w:p w14:paraId="0E340F2E">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交付验收标准依次序对照适用标准为：①符合中华人民共和国“国家安全质量标准、环保标准或行业标准”；②符合项目采购文件和投标承诺中采购人认可的合理最佳配置、参数及各项要求；③货物来源国官方标准。</w:t>
            </w:r>
          </w:p>
          <w:p w14:paraId="64F1FACA">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货物为原厂商未启封全新包装，具有出厂合格证，序列号、包装箱号与出厂批号一致，并可</w:t>
            </w:r>
            <w:r>
              <w:rPr>
                <w:rFonts w:hint="eastAsia" w:cs="宋体" w:asciiTheme="minorEastAsia" w:hAnsiTheme="minorEastAsia"/>
                <w:szCs w:val="21"/>
                <w:lang w:eastAsia="zh-CN"/>
              </w:rPr>
              <w:t>追溯</w:t>
            </w:r>
            <w:r>
              <w:rPr>
                <w:rFonts w:hint="eastAsia" w:cs="宋体" w:asciiTheme="minorEastAsia" w:hAnsiTheme="minorEastAsia"/>
                <w:szCs w:val="21"/>
              </w:rPr>
              <w:t>查阅。所有随设备的附件必须齐全。</w:t>
            </w:r>
          </w:p>
          <w:p w14:paraId="002FA89C">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中标供应商将货物的用户手册、保修手册、有关单证资料及备品备件、随机工具等交付给采购人，使用操作及安全须知等重要资料应附有中文说明。</w:t>
            </w:r>
          </w:p>
          <w:p w14:paraId="1FEEFC83">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货物验收所发生的检验费用由中标供应商负担。</w:t>
            </w:r>
          </w:p>
          <w:p w14:paraId="3C67AD08">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设备到货并经中标供应商技术人员安装后，采购人有权委托中国有资格的单位对上述设备进行校准或检验，设备校准或检定所需的费用由中标供应商负担。</w:t>
            </w:r>
          </w:p>
          <w:p w14:paraId="744CFD31">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采购人组成验收小组，按照采购合同规定的技术、服务、安全标准组织对中标供应商履约情况进行验收。因货物质量问题发生争议时，由采购人本地质量技术监督部门鉴定。货物符合质量技术标准的，鉴定费由采购人承担；否则鉴定费由中标供应商承担。</w:t>
            </w:r>
          </w:p>
          <w:p w14:paraId="351FFDA2">
            <w:pPr>
              <w:numPr>
                <w:ilvl w:val="1"/>
                <w:numId w:val="6"/>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当出现不合格产品时，中标供应商要无条件更换合格产品。除采购人认可，否则不接受任何形式的降格处理。</w:t>
            </w:r>
          </w:p>
          <w:p w14:paraId="60D69EDF">
            <w:pPr>
              <w:numPr>
                <w:ilvl w:val="1"/>
                <w:numId w:val="6"/>
              </w:numPr>
              <w:spacing w:line="360" w:lineRule="auto"/>
              <w:ind w:left="424" w:hanging="424" w:hangingChars="202"/>
              <w:rPr>
                <w:rFonts w:cs="宋体" w:asciiTheme="minorEastAsia" w:hAnsiTheme="minorEastAsia"/>
                <w:szCs w:val="21"/>
              </w:rPr>
            </w:pPr>
            <w:r>
              <w:rPr>
                <w:rFonts w:hint="eastAsia" w:ascii="宋体" w:hAnsi="宋体" w:eastAsia="宋体" w:cs="宋体"/>
                <w:color w:val="000000"/>
                <w:lang w:val="en-US" w:eastAsia="zh-CN"/>
              </w:rPr>
              <w:t>采购人在</w:t>
            </w:r>
            <w:r>
              <w:rPr>
                <w:rFonts w:hint="eastAsia" w:ascii="宋体" w:hAnsi="宋体" w:eastAsia="宋体" w:cs="宋体"/>
                <w:color w:val="000000"/>
              </w:rPr>
              <w:t>收到</w:t>
            </w:r>
            <w:r>
              <w:rPr>
                <w:rFonts w:hint="eastAsia" w:ascii="宋体" w:hAnsi="宋体" w:eastAsia="宋体" w:cs="宋体"/>
                <w:color w:val="000000"/>
                <w:lang w:val="en-US" w:eastAsia="zh-CN"/>
              </w:rPr>
              <w:t>中标</w:t>
            </w:r>
            <w:r>
              <w:rPr>
                <w:rFonts w:hint="eastAsia" w:ascii="宋体" w:hAnsi="宋体" w:eastAsia="宋体" w:cs="宋体"/>
                <w:color w:val="000000"/>
              </w:rPr>
              <w:t>供应商验收申请后7日内组织履约验收</w:t>
            </w:r>
          </w:p>
        </w:tc>
      </w:tr>
    </w:tbl>
    <w:p w14:paraId="280C8A90">
      <w:pPr>
        <w:numPr>
          <w:ilvl w:val="0"/>
          <w:numId w:val="5"/>
        </w:numPr>
        <w:spacing w:line="360" w:lineRule="auto"/>
        <w:rPr>
          <w:rFonts w:asciiTheme="minorEastAsia" w:hAnsiTheme="minorEastAsia"/>
        </w:rPr>
      </w:pPr>
      <w:r>
        <w:rPr>
          <w:rFonts w:hint="eastAsia" w:asciiTheme="minorEastAsia" w:hAnsiTheme="minorEastAsia"/>
        </w:rPr>
        <w:t>供应商响应设置</w:t>
      </w:r>
    </w:p>
    <w:p w14:paraId="67B7FA19">
      <w:pPr>
        <w:spacing w:line="360" w:lineRule="auto"/>
        <w:ind w:left="420"/>
        <w:rPr>
          <w:rFonts w:asciiTheme="minorEastAsia" w:hAnsiTheme="minorEastAsia"/>
        </w:rPr>
      </w:pPr>
      <w:r>
        <w:rPr>
          <w:rFonts w:hint="eastAsia" w:asciiTheme="minorEastAsia" w:hAnsiTheme="minorEastAsia"/>
        </w:rPr>
        <w:t>是否允许供应商分项报价进行细化： 是/否</w:t>
      </w:r>
    </w:p>
    <w:p w14:paraId="434FD4BF">
      <w:pPr>
        <w:numPr>
          <w:ilvl w:val="0"/>
          <w:numId w:val="5"/>
        </w:numPr>
        <w:spacing w:line="360" w:lineRule="auto"/>
        <w:rPr>
          <w:rFonts w:asciiTheme="minorEastAsia" w:hAnsiTheme="minorEastAsia"/>
        </w:rPr>
      </w:pPr>
      <w:r>
        <w:rPr>
          <w:rFonts w:asciiTheme="minorEastAsia" w:hAnsiTheme="minorEastAsia"/>
        </w:rPr>
        <w:t>其他信息</w:t>
      </w:r>
    </w:p>
    <w:tbl>
      <w:tblPr>
        <w:tblStyle w:val="24"/>
        <w:tblW w:w="10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9236"/>
      </w:tblGrid>
      <w:tr w14:paraId="06100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260" w:type="dxa"/>
            <w:vAlign w:val="center"/>
          </w:tcPr>
          <w:p w14:paraId="0082E612">
            <w:pPr>
              <w:jc w:val="center"/>
              <w:rPr>
                <w:rFonts w:asciiTheme="minorEastAsia" w:hAnsiTheme="minorEastAsia"/>
                <w:b/>
              </w:rPr>
            </w:pPr>
            <w:r>
              <w:rPr>
                <w:rFonts w:hint="eastAsia" w:asciiTheme="minorEastAsia" w:hAnsiTheme="minorEastAsia"/>
                <w:b/>
              </w:rPr>
              <w:t>内容明细</w:t>
            </w:r>
          </w:p>
        </w:tc>
        <w:tc>
          <w:tcPr>
            <w:tcW w:w="9236" w:type="dxa"/>
            <w:vAlign w:val="center"/>
          </w:tcPr>
          <w:p w14:paraId="234B4892">
            <w:pPr>
              <w:jc w:val="center"/>
              <w:rPr>
                <w:rFonts w:asciiTheme="minorEastAsia" w:hAnsiTheme="minorEastAsia"/>
                <w:b/>
              </w:rPr>
            </w:pPr>
            <w:r>
              <w:rPr>
                <w:rFonts w:hint="eastAsia" w:asciiTheme="minorEastAsia" w:hAnsiTheme="minorEastAsia"/>
                <w:b/>
              </w:rPr>
              <w:t>内容说明</w:t>
            </w:r>
          </w:p>
        </w:tc>
      </w:tr>
      <w:tr w14:paraId="1AF0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75ADCFF3">
            <w:pPr>
              <w:jc w:val="center"/>
              <w:rPr>
                <w:rFonts w:asciiTheme="minorEastAsia" w:hAnsiTheme="minorEastAsia"/>
                <w:b/>
              </w:rPr>
            </w:pPr>
            <w:r>
              <w:rPr>
                <w:rFonts w:hint="eastAsia" w:asciiTheme="minorEastAsia" w:hAnsiTheme="minorEastAsia"/>
                <w:b/>
              </w:rPr>
              <w:t>包装与运输</w:t>
            </w:r>
          </w:p>
        </w:tc>
        <w:tc>
          <w:tcPr>
            <w:tcW w:w="9236" w:type="dxa"/>
            <w:vAlign w:val="center"/>
          </w:tcPr>
          <w:p w14:paraId="67D80D60">
            <w:pPr>
              <w:spacing w:line="360" w:lineRule="auto"/>
              <w:rPr>
                <w:rFonts w:cs="宋体" w:asciiTheme="minorEastAsia" w:hAnsiTheme="minorEastAsia"/>
                <w:szCs w:val="21"/>
              </w:rPr>
            </w:pPr>
            <w:r>
              <w:rPr>
                <w:rFonts w:hint="eastAsia" w:cs="宋体" w:asciiTheme="minorEastAsia" w:hAnsiTheme="minorEastAsia"/>
                <w:szCs w:val="21"/>
              </w:rPr>
              <w:t>包装箱应用坚固的材料制造，适用长途运输、防潮、防锈、防震、防粗暴装卸，适于空运和整体吊装，并注明起吊位置，起吊重量及重心位置。</w:t>
            </w:r>
          </w:p>
        </w:tc>
      </w:tr>
      <w:tr w14:paraId="094A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06FF23D9">
            <w:pPr>
              <w:jc w:val="center"/>
              <w:rPr>
                <w:rFonts w:asciiTheme="minorEastAsia" w:hAnsiTheme="minorEastAsia"/>
                <w:b/>
              </w:rPr>
            </w:pPr>
            <w:r>
              <w:rPr>
                <w:rFonts w:hint="eastAsia" w:asciiTheme="minorEastAsia" w:hAnsiTheme="minorEastAsia"/>
                <w:b/>
              </w:rPr>
              <w:t>保险</w:t>
            </w:r>
          </w:p>
        </w:tc>
        <w:tc>
          <w:tcPr>
            <w:tcW w:w="9236" w:type="dxa"/>
            <w:vAlign w:val="center"/>
          </w:tcPr>
          <w:p w14:paraId="516ED99E">
            <w:pPr>
              <w:spacing w:line="360" w:lineRule="auto"/>
              <w:rPr>
                <w:rFonts w:ascii="宋体" w:hAnsi="宋体"/>
                <w:color w:val="000000" w:themeColor="text1"/>
                <w:szCs w:val="21"/>
              </w:rPr>
            </w:pPr>
            <w:r>
              <w:rPr>
                <w:rFonts w:hint="eastAsia" w:ascii="宋体" w:hAnsi="宋体"/>
                <w:color w:val="000000" w:themeColor="text1"/>
                <w:szCs w:val="21"/>
              </w:rPr>
              <w:t>货物从出厂运至采购人指定地点的保险费用须包含在投标报价中。</w:t>
            </w:r>
          </w:p>
        </w:tc>
      </w:tr>
      <w:tr w14:paraId="76F1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1CB3EC65">
            <w:pPr>
              <w:jc w:val="center"/>
              <w:rPr>
                <w:rFonts w:asciiTheme="minorEastAsia" w:hAnsiTheme="minorEastAsia"/>
              </w:rPr>
            </w:pPr>
            <w:r>
              <w:rPr>
                <w:rFonts w:hint="eastAsia" w:cs="宋体" w:asciiTheme="minorEastAsia" w:hAnsiTheme="minorEastAsia"/>
                <w:b/>
              </w:rPr>
              <w:t>安装与调试</w:t>
            </w:r>
          </w:p>
        </w:tc>
        <w:tc>
          <w:tcPr>
            <w:tcW w:w="9236" w:type="dxa"/>
            <w:vAlign w:val="center"/>
          </w:tcPr>
          <w:p w14:paraId="46FE891B">
            <w:pPr>
              <w:numPr>
                <w:ilvl w:val="1"/>
                <w:numId w:val="7"/>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中标供应商必须按项目进度安排计划，派出适当的技术人员到安装现场负责安装和调试工作。在安装施工期间，严格遵守采购人的有关规定。</w:t>
            </w:r>
          </w:p>
          <w:p w14:paraId="46C626D9">
            <w:pPr>
              <w:numPr>
                <w:ilvl w:val="1"/>
                <w:numId w:val="7"/>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中标供应商必须依照项目采购文件的要求和投标文件的承诺，将设备、系统安装并调试至正常运行的最佳状态。</w:t>
            </w:r>
          </w:p>
        </w:tc>
      </w:tr>
      <w:tr w14:paraId="681F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65094610">
            <w:pPr>
              <w:spacing w:line="360" w:lineRule="auto"/>
              <w:jc w:val="center"/>
              <w:rPr>
                <w:rFonts w:cs="宋体" w:asciiTheme="minorEastAsia" w:hAnsiTheme="minorEastAsia"/>
                <w:szCs w:val="24"/>
              </w:rPr>
            </w:pPr>
            <w:r>
              <w:rPr>
                <w:rFonts w:hint="eastAsia" w:cs="宋体" w:asciiTheme="minorEastAsia" w:hAnsiTheme="minorEastAsia"/>
                <w:b/>
                <w:szCs w:val="24"/>
              </w:rPr>
              <w:t>技术培训</w:t>
            </w:r>
          </w:p>
        </w:tc>
        <w:tc>
          <w:tcPr>
            <w:tcW w:w="9236" w:type="dxa"/>
            <w:vAlign w:val="center"/>
          </w:tcPr>
          <w:p w14:paraId="27AA695E">
            <w:pPr>
              <w:numPr>
                <w:ilvl w:val="1"/>
                <w:numId w:val="8"/>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中标供应商每台设备提供现场安装调试和培训。</w:t>
            </w:r>
          </w:p>
          <w:p w14:paraId="61AD1AE7">
            <w:pPr>
              <w:numPr>
                <w:ilvl w:val="1"/>
                <w:numId w:val="8"/>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应提供完整的培训计划和方案，列明培训人员数量、达到的水平等，培训内容包括设备的操作、日常维修、简单故障的识别及排除等。培训所需全部费用均由中标供应商负责。</w:t>
            </w:r>
          </w:p>
        </w:tc>
      </w:tr>
      <w:tr w14:paraId="17D9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1FD29921">
            <w:pPr>
              <w:spacing w:line="360" w:lineRule="auto"/>
              <w:jc w:val="center"/>
              <w:rPr>
                <w:rFonts w:cs="宋体" w:asciiTheme="minorEastAsia" w:hAnsiTheme="minorEastAsia"/>
                <w:b/>
              </w:rPr>
            </w:pPr>
            <w:r>
              <w:rPr>
                <w:rFonts w:hint="eastAsia" w:cs="宋体" w:asciiTheme="minorEastAsia" w:hAnsiTheme="minorEastAsia"/>
                <w:b/>
              </w:rPr>
              <w:t>质量保证期</w:t>
            </w:r>
          </w:p>
        </w:tc>
        <w:tc>
          <w:tcPr>
            <w:tcW w:w="9236" w:type="dxa"/>
            <w:vAlign w:val="center"/>
          </w:tcPr>
          <w:p w14:paraId="356D240F">
            <w:pPr>
              <w:numPr>
                <w:ilvl w:val="1"/>
                <w:numId w:val="9"/>
              </w:numPr>
              <w:spacing w:line="360" w:lineRule="auto"/>
              <w:ind w:left="424" w:hanging="424" w:hangingChars="202"/>
              <w:rPr>
                <w:rFonts w:cs="宋体" w:asciiTheme="minorEastAsia" w:hAnsiTheme="minorEastAsia"/>
                <w:color w:val="auto"/>
                <w:szCs w:val="21"/>
              </w:rPr>
            </w:pPr>
            <w:r>
              <w:rPr>
                <w:rFonts w:hint="eastAsia" w:cs="宋体" w:asciiTheme="minorEastAsia" w:hAnsiTheme="minorEastAsia"/>
                <w:color w:val="auto"/>
                <w:szCs w:val="21"/>
              </w:rPr>
              <w:t>质量保证期1年。并提供终身维修服务。保修期内，所有服务及配件全部包含在报价中。</w:t>
            </w:r>
            <w:r>
              <w:rPr>
                <w:rFonts w:hint="eastAsia" w:cs="宋体" w:asciiTheme="minorEastAsia" w:hAnsiTheme="minorEastAsia"/>
                <w:b/>
                <w:color w:val="auto"/>
                <w:szCs w:val="24"/>
              </w:rPr>
              <w:t>“技术标准与要求”中另有要求的，以其中的要求为准。</w:t>
            </w:r>
          </w:p>
          <w:p w14:paraId="34E95EFF">
            <w:pPr>
              <w:numPr>
                <w:ilvl w:val="1"/>
                <w:numId w:val="9"/>
              </w:numPr>
              <w:spacing w:line="360" w:lineRule="auto"/>
              <w:ind w:left="424" w:hanging="424" w:hangingChars="202"/>
              <w:rPr>
                <w:rFonts w:cs="宋体" w:asciiTheme="minorEastAsia" w:hAnsiTheme="minorEastAsia"/>
                <w:color w:val="auto"/>
                <w:szCs w:val="21"/>
              </w:rPr>
            </w:pPr>
            <w:r>
              <w:rPr>
                <w:rFonts w:hint="eastAsia" w:cs="宋体" w:asciiTheme="minorEastAsia" w:hAnsiTheme="minorEastAsia"/>
                <w:color w:val="auto"/>
                <w:szCs w:val="21"/>
              </w:rPr>
              <w:t>质量保证期自采购人和中标供应商代表在货物安装调试验收后的验收书上签字之日起计算。质量保证期内中标供应商对所供货物实行包修、包换、包退、包维护保养，保修期后设备维修配件更换只收取成本费用。</w:t>
            </w:r>
          </w:p>
          <w:p w14:paraId="3076B4D6">
            <w:pPr>
              <w:numPr>
                <w:ilvl w:val="1"/>
                <w:numId w:val="9"/>
              </w:numPr>
              <w:spacing w:line="360" w:lineRule="auto"/>
              <w:ind w:left="424" w:hanging="424" w:hangingChars="202"/>
              <w:rPr>
                <w:rFonts w:cs="宋体" w:asciiTheme="minorEastAsia" w:hAnsiTheme="minorEastAsia"/>
                <w:color w:val="auto"/>
                <w:szCs w:val="21"/>
              </w:rPr>
            </w:pPr>
            <w:r>
              <w:rPr>
                <w:rFonts w:hint="eastAsia" w:cs="宋体" w:asciiTheme="minorEastAsia" w:hAnsiTheme="minorEastAsia"/>
                <w:color w:val="auto"/>
                <w:szCs w:val="21"/>
              </w:rPr>
              <w:t>质量保证期内，如设备或零部件因非人为因素出现故障而造成短期停用时，则质量保证期相应顺延。如停用时间累计超过60天则质量保证期重新计算。</w:t>
            </w:r>
          </w:p>
          <w:p w14:paraId="7F8D778A">
            <w:pPr>
              <w:numPr>
                <w:ilvl w:val="1"/>
                <w:numId w:val="9"/>
              </w:numPr>
              <w:spacing w:line="360" w:lineRule="auto"/>
              <w:ind w:left="424" w:hanging="424" w:hangingChars="202"/>
              <w:rPr>
                <w:rFonts w:cs="宋体" w:asciiTheme="minorEastAsia" w:hAnsiTheme="minorEastAsia"/>
                <w:color w:val="auto"/>
                <w:szCs w:val="21"/>
              </w:rPr>
            </w:pPr>
            <w:r>
              <w:rPr>
                <w:rFonts w:hint="eastAsia" w:cs="宋体" w:asciiTheme="minorEastAsia" w:hAnsiTheme="minorEastAsia"/>
                <w:color w:val="auto"/>
                <w:szCs w:val="21"/>
              </w:rPr>
              <w:t>在质量保证期内，如货品非因采购人的人为原因而出现的问题由中标供应商负责保修、包换或包退，并承担修理、调换或退货的实际费用。</w:t>
            </w:r>
          </w:p>
          <w:p w14:paraId="2E479701">
            <w:pPr>
              <w:numPr>
                <w:ilvl w:val="1"/>
                <w:numId w:val="9"/>
              </w:numPr>
              <w:spacing w:line="360" w:lineRule="auto"/>
              <w:ind w:left="424" w:hanging="424" w:hangingChars="202"/>
              <w:rPr>
                <w:rFonts w:cs="宋体" w:asciiTheme="minorEastAsia" w:hAnsiTheme="minorEastAsia"/>
                <w:color w:val="auto"/>
                <w:szCs w:val="21"/>
              </w:rPr>
            </w:pPr>
            <w:r>
              <w:rPr>
                <w:rFonts w:hint="eastAsia" w:cs="宋体" w:asciiTheme="minorEastAsia" w:hAnsiTheme="minorEastAsia"/>
                <w:color w:val="auto"/>
                <w:szCs w:val="21"/>
              </w:rPr>
              <w:t>质量保证期内，中标供应商负责对其提供的货物整机进行维修和系统维护，不再收取任何费用，但非中标供应商责任的人为因素、自然因素（如火灾、雷击等）造成的故障除外。</w:t>
            </w:r>
          </w:p>
          <w:p w14:paraId="578AD2EE">
            <w:pPr>
              <w:numPr>
                <w:ilvl w:val="1"/>
                <w:numId w:val="9"/>
              </w:numPr>
              <w:spacing w:line="360" w:lineRule="auto"/>
              <w:ind w:left="424" w:hanging="424" w:hangingChars="202"/>
              <w:rPr>
                <w:rFonts w:cs="宋体" w:asciiTheme="minorEastAsia" w:hAnsiTheme="minorEastAsia"/>
                <w:color w:val="auto"/>
                <w:szCs w:val="21"/>
              </w:rPr>
            </w:pPr>
            <w:r>
              <w:rPr>
                <w:rFonts w:hint="eastAsia" w:cs="宋体" w:asciiTheme="minorEastAsia" w:hAnsiTheme="minorEastAsia"/>
                <w:color w:val="auto"/>
                <w:szCs w:val="21"/>
              </w:rPr>
              <w:t>质量保证期间，同一硬件一个月内连续2次出现同一故障，中标供应商须无偿更换</w:t>
            </w:r>
            <w:r>
              <w:rPr>
                <w:rFonts w:hint="eastAsia" w:cs="宋体" w:asciiTheme="minorEastAsia" w:hAnsiTheme="minorEastAsia"/>
                <w:color w:val="auto"/>
                <w:szCs w:val="24"/>
              </w:rPr>
              <w:t>同一档次</w:t>
            </w:r>
            <w:r>
              <w:rPr>
                <w:rFonts w:hint="eastAsia" w:cs="宋体" w:asciiTheme="minorEastAsia" w:hAnsiTheme="minorEastAsia"/>
                <w:color w:val="auto"/>
                <w:szCs w:val="21"/>
              </w:rPr>
              <w:t>货物。</w:t>
            </w:r>
          </w:p>
        </w:tc>
      </w:tr>
      <w:tr w14:paraId="1F77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7EC68103">
            <w:pPr>
              <w:spacing w:line="360" w:lineRule="auto"/>
              <w:jc w:val="center"/>
              <w:rPr>
                <w:rFonts w:cs="宋体" w:asciiTheme="minorEastAsia" w:hAnsiTheme="minorEastAsia"/>
                <w:b/>
                <w:szCs w:val="24"/>
              </w:rPr>
            </w:pPr>
            <w:r>
              <w:rPr>
                <w:rFonts w:hint="eastAsia" w:cs="宋体" w:asciiTheme="minorEastAsia" w:hAnsiTheme="minorEastAsia"/>
                <w:b/>
                <w:szCs w:val="24"/>
              </w:rPr>
              <w:t>售后服务</w:t>
            </w:r>
          </w:p>
        </w:tc>
        <w:tc>
          <w:tcPr>
            <w:tcW w:w="9236" w:type="dxa"/>
            <w:vAlign w:val="center"/>
          </w:tcPr>
          <w:p w14:paraId="3CCB40EF">
            <w:pPr>
              <w:tabs>
                <w:tab w:val="left" w:pos="709"/>
              </w:tabs>
              <w:spacing w:line="360" w:lineRule="auto"/>
              <w:ind w:firstLine="420" w:firstLineChars="200"/>
              <w:rPr>
                <w:rFonts w:cs="宋体" w:asciiTheme="minorEastAsia" w:hAnsiTheme="minorEastAsia"/>
                <w:color w:val="auto"/>
                <w:szCs w:val="24"/>
              </w:rPr>
            </w:pPr>
            <w:r>
              <w:rPr>
                <w:rFonts w:hint="eastAsia" w:cs="宋体" w:asciiTheme="minorEastAsia" w:hAnsiTheme="minorEastAsia"/>
                <w:color w:val="auto"/>
                <w:szCs w:val="24"/>
              </w:rPr>
              <w:t>对采购人的服务通知，中标供应商在接报后</w:t>
            </w:r>
            <w:r>
              <w:rPr>
                <w:rFonts w:hint="eastAsia" w:cs="宋体" w:asciiTheme="minorEastAsia" w:hAnsiTheme="minorEastAsia"/>
                <w:color w:val="auto"/>
                <w:szCs w:val="24"/>
                <w:u w:val="single"/>
              </w:rPr>
              <w:t xml:space="preserve"> 2</w:t>
            </w:r>
            <w:r>
              <w:rPr>
                <w:rFonts w:hint="eastAsia" w:cs="宋体" w:asciiTheme="minorEastAsia" w:hAnsiTheme="minorEastAsia"/>
                <w:color w:val="auto"/>
                <w:szCs w:val="24"/>
              </w:rPr>
              <w:t>小时内响应，</w:t>
            </w:r>
            <w:r>
              <w:rPr>
                <w:rFonts w:hint="eastAsia" w:cs="宋体" w:asciiTheme="minorEastAsia" w:hAnsiTheme="minorEastAsia"/>
                <w:color w:val="auto"/>
                <w:szCs w:val="24"/>
                <w:u w:val="single"/>
              </w:rPr>
              <w:t>24</w:t>
            </w:r>
            <w:r>
              <w:rPr>
                <w:rFonts w:hint="eastAsia" w:cs="宋体" w:asciiTheme="minorEastAsia" w:hAnsiTheme="minorEastAsia"/>
                <w:color w:val="auto"/>
                <w:szCs w:val="24"/>
              </w:rPr>
              <w:t>小时内到达现场，</w:t>
            </w:r>
            <w:r>
              <w:rPr>
                <w:rFonts w:hint="eastAsia" w:cs="宋体" w:asciiTheme="minorEastAsia" w:hAnsiTheme="minorEastAsia"/>
                <w:color w:val="auto"/>
                <w:szCs w:val="24"/>
                <w:u w:val="single"/>
              </w:rPr>
              <w:t>48</w:t>
            </w:r>
            <w:r>
              <w:rPr>
                <w:rFonts w:hint="eastAsia" w:cs="宋体" w:asciiTheme="minorEastAsia" w:hAnsiTheme="minorEastAsia"/>
                <w:color w:val="auto"/>
                <w:szCs w:val="24"/>
              </w:rPr>
              <w:t>小时内处理完毕。若在</w:t>
            </w:r>
            <w:r>
              <w:rPr>
                <w:rFonts w:hint="eastAsia" w:cs="宋体" w:asciiTheme="minorEastAsia" w:hAnsiTheme="minorEastAsia"/>
                <w:color w:val="auto"/>
                <w:szCs w:val="24"/>
                <w:u w:val="single"/>
              </w:rPr>
              <w:t>48</w:t>
            </w:r>
            <w:r>
              <w:rPr>
                <w:rFonts w:hint="eastAsia" w:cs="宋体" w:asciiTheme="minorEastAsia" w:hAnsiTheme="minorEastAsia"/>
                <w:color w:val="auto"/>
                <w:szCs w:val="24"/>
              </w:rPr>
              <w:t>小时内仍未能有效解决，</w:t>
            </w:r>
            <w:r>
              <w:rPr>
                <w:rFonts w:hint="eastAsia" w:cs="宋体" w:asciiTheme="minorEastAsia" w:hAnsiTheme="minorEastAsia"/>
                <w:color w:val="auto"/>
                <w:szCs w:val="21"/>
              </w:rPr>
              <w:t>中标供应商</w:t>
            </w:r>
            <w:r>
              <w:rPr>
                <w:rFonts w:hint="eastAsia" w:cs="宋体" w:asciiTheme="minorEastAsia" w:hAnsiTheme="minorEastAsia"/>
                <w:color w:val="auto"/>
                <w:szCs w:val="24"/>
              </w:rPr>
              <w:t>须提供同一档次的设备予采购人临时使用。</w:t>
            </w:r>
          </w:p>
        </w:tc>
      </w:tr>
      <w:tr w14:paraId="19DB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260" w:type="dxa"/>
            <w:vAlign w:val="center"/>
          </w:tcPr>
          <w:p w14:paraId="5FE02FC2">
            <w:pPr>
              <w:spacing w:line="360" w:lineRule="auto"/>
              <w:jc w:val="center"/>
              <w:rPr>
                <w:rFonts w:cs="宋体" w:asciiTheme="minorEastAsia" w:hAnsiTheme="minorEastAsia"/>
                <w:b/>
                <w:color w:val="FF0000"/>
              </w:rPr>
            </w:pPr>
            <w:r>
              <w:rPr>
                <w:rFonts w:hint="eastAsia" w:cs="宋体" w:asciiTheme="minorEastAsia" w:hAnsiTheme="minorEastAsia"/>
                <w:b/>
                <w:color w:val="FF0000"/>
              </w:rPr>
              <w:t>样品</w:t>
            </w:r>
          </w:p>
        </w:tc>
        <w:tc>
          <w:tcPr>
            <w:tcW w:w="9236" w:type="dxa"/>
            <w:vAlign w:val="center"/>
          </w:tcPr>
          <w:p w14:paraId="7F473885">
            <w:pPr>
              <w:spacing w:line="360" w:lineRule="auto"/>
              <w:ind w:firstLine="420" w:firstLineChars="200"/>
              <w:rPr>
                <w:rFonts w:cs="宋体" w:asciiTheme="minorEastAsia" w:hAnsiTheme="minorEastAsia"/>
                <w:color w:val="FF0000"/>
                <w:szCs w:val="24"/>
              </w:rPr>
            </w:pPr>
            <w:r>
              <w:rPr>
                <w:rFonts w:hint="eastAsia" w:cs="宋体" w:asciiTheme="minorEastAsia" w:hAnsiTheme="minorEastAsia"/>
                <w:color w:val="FF0000"/>
                <w:szCs w:val="24"/>
              </w:rPr>
              <w:t xml:space="preserve">采购人、采购代理机构一般不得要求供应商提供样品。采购人确需供应商提供样品的，应当在项目采购文件中明确规定样品制作的标准和要求、是否需要随样品提交相关检测报告、样品的评审方法以及评审标准。需要随样品提交检测报告的，还应当规定检测机构的要求、检测内容等。 </w:t>
            </w:r>
          </w:p>
          <w:p w14:paraId="093CD2C5">
            <w:pPr>
              <w:spacing w:line="360" w:lineRule="auto"/>
              <w:ind w:firstLine="420" w:firstLineChars="200"/>
              <w:rPr>
                <w:rFonts w:cs="宋体" w:asciiTheme="minorEastAsia" w:hAnsiTheme="minorEastAsia"/>
                <w:b/>
                <w:color w:val="FF0000"/>
                <w:szCs w:val="24"/>
              </w:rPr>
            </w:pPr>
            <w:r>
              <w:rPr>
                <w:rFonts w:hint="eastAsia" w:cs="宋体" w:asciiTheme="minorEastAsia" w:hAnsiTheme="minorEastAsia"/>
                <w:color w:val="FF0000"/>
                <w:szCs w:val="24"/>
              </w:rPr>
              <w:t>项目采购文件应当载明中标供应商提供的样品将按规定进行保管、封存，并作为履约验收的参考。</w:t>
            </w:r>
          </w:p>
        </w:tc>
      </w:tr>
    </w:tbl>
    <w:p w14:paraId="07C0245F">
      <w:pPr>
        <w:pStyle w:val="2"/>
        <w:numPr>
          <w:ilvl w:val="0"/>
          <w:numId w:val="1"/>
        </w:numPr>
        <w:spacing w:before="0" w:after="0" w:line="360" w:lineRule="auto"/>
        <w:rPr>
          <w:rFonts w:asciiTheme="minorEastAsia" w:hAnsiTheme="minorEastAsia"/>
          <w:sz w:val="21"/>
          <w:szCs w:val="21"/>
        </w:rPr>
      </w:pPr>
      <w:bookmarkStart w:id="3" w:name="_Toc98166108"/>
      <w:r>
        <w:rPr>
          <w:rFonts w:asciiTheme="minorEastAsia" w:hAnsiTheme="minorEastAsia"/>
          <w:sz w:val="21"/>
          <w:szCs w:val="21"/>
        </w:rPr>
        <w:t>项目概况</w:t>
      </w:r>
      <w:bookmarkEnd w:id="3"/>
    </w:p>
    <w:p w14:paraId="6E2196C1">
      <w:pPr>
        <w:spacing w:line="360" w:lineRule="auto"/>
        <w:rPr>
          <w:rFonts w:asciiTheme="minorEastAsia" w:hAnsiTheme="minorEastAsia"/>
        </w:rPr>
      </w:pPr>
      <w:r>
        <w:rPr>
          <w:rFonts w:hint="eastAsia" w:asciiTheme="minorEastAsia" w:hAnsiTheme="minorEastAsia"/>
        </w:rPr>
        <w:t>项目概况内容</w:t>
      </w:r>
    </w:p>
    <w:p w14:paraId="6369D9DC">
      <w:pPr>
        <w:numPr>
          <w:ilvl w:val="2"/>
          <w:numId w:val="10"/>
        </w:numPr>
        <w:spacing w:line="360" w:lineRule="auto"/>
        <w:ind w:left="426"/>
        <w:rPr>
          <w:rFonts w:asciiTheme="minorEastAsia" w:hAnsiTheme="minorEastAsia"/>
        </w:rPr>
      </w:pPr>
      <w:r>
        <w:rPr>
          <w:rFonts w:hint="eastAsia" w:asciiTheme="minorEastAsia" w:hAnsiTheme="minorEastAsia"/>
          <w:b/>
        </w:rPr>
        <w:t>项目编号：</w:t>
      </w:r>
      <w:r>
        <w:rPr>
          <w:rFonts w:hint="eastAsia" w:asciiTheme="minorEastAsia" w:hAnsiTheme="minorEastAsia"/>
        </w:rPr>
        <w:t>[项目编号]</w:t>
      </w:r>
    </w:p>
    <w:p w14:paraId="5DE096C4">
      <w:pPr>
        <w:numPr>
          <w:ilvl w:val="2"/>
          <w:numId w:val="10"/>
        </w:numPr>
        <w:spacing w:line="360" w:lineRule="auto"/>
        <w:ind w:left="426"/>
        <w:rPr>
          <w:rFonts w:asciiTheme="minorEastAsia" w:hAnsiTheme="minorEastAsia"/>
        </w:rPr>
      </w:pPr>
      <w:r>
        <w:rPr>
          <w:rFonts w:hint="eastAsia" w:asciiTheme="minorEastAsia" w:hAnsiTheme="minorEastAsia"/>
          <w:b/>
        </w:rPr>
        <w:t>项目名称：</w:t>
      </w:r>
      <w:r>
        <w:rPr>
          <w:rFonts w:hint="eastAsia" w:asciiTheme="minorEastAsia" w:hAnsiTheme="minorEastAsia"/>
        </w:rPr>
        <w:t>[项目名称]</w:t>
      </w:r>
    </w:p>
    <w:p w14:paraId="38006B00">
      <w:pPr>
        <w:numPr>
          <w:ilvl w:val="2"/>
          <w:numId w:val="10"/>
        </w:numPr>
        <w:spacing w:line="360" w:lineRule="auto"/>
        <w:ind w:left="426"/>
        <w:rPr>
          <w:rFonts w:asciiTheme="minorEastAsia" w:hAnsiTheme="minorEastAsia"/>
          <w:b/>
        </w:rPr>
      </w:pPr>
      <w:r>
        <w:rPr>
          <w:rFonts w:hint="eastAsia" w:asciiTheme="minorEastAsia" w:hAnsiTheme="minorEastAsia"/>
          <w:b/>
        </w:rPr>
        <w:t>总体要求说明：</w:t>
      </w:r>
    </w:p>
    <w:p w14:paraId="515BC68B">
      <w:pPr>
        <w:numPr>
          <w:ilvl w:val="1"/>
          <w:numId w:val="11"/>
        </w:numPr>
        <w:spacing w:line="360" w:lineRule="auto"/>
        <w:rPr>
          <w:rFonts w:cs="宋体" w:asciiTheme="minorEastAsia" w:hAnsiTheme="minorEastAsia"/>
          <w:szCs w:val="21"/>
        </w:rPr>
      </w:pPr>
      <w:r>
        <w:rPr>
          <w:rFonts w:hint="eastAsia" w:cs="宋体" w:asciiTheme="minorEastAsia" w:hAnsiTheme="minorEastAsia"/>
          <w:szCs w:val="21"/>
        </w:rPr>
        <w:t>标有“★”的条款</w:t>
      </w:r>
      <w:r>
        <w:rPr>
          <w:rFonts w:hint="eastAsia" w:cs="宋体" w:asciiTheme="minorEastAsia" w:hAnsiTheme="minorEastAsia"/>
        </w:rPr>
        <w:t>为必须完全满足的实质性要求</w:t>
      </w:r>
      <w:r>
        <w:rPr>
          <w:rFonts w:hint="eastAsia" w:cs="宋体" w:asciiTheme="minorEastAsia" w:hAnsiTheme="minorEastAsia"/>
          <w:szCs w:val="21"/>
        </w:rPr>
        <w:t>，投标人如有一项带“★”的条款未响应或</w:t>
      </w:r>
      <w:r>
        <w:rPr>
          <w:rFonts w:hint="eastAsia" w:ascii="宋体" w:hAnsi="宋体" w:cs="宋体"/>
          <w:szCs w:val="21"/>
          <w:lang w:val="en-US" w:eastAsia="zh-CN"/>
        </w:rPr>
        <w:t>不满足</w:t>
      </w:r>
      <w:r>
        <w:rPr>
          <w:rFonts w:hint="eastAsia" w:cs="宋体" w:asciiTheme="minorEastAsia" w:hAnsiTheme="minorEastAsia"/>
          <w:szCs w:val="21"/>
        </w:rPr>
        <w:t>，将按无效投标处理。</w:t>
      </w:r>
    </w:p>
    <w:p w14:paraId="53CB1F31">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标有“▲”的条款为重要性要求，投标人如有“▲”的条款未响应或负偏离的将被严重扣分。</w:t>
      </w:r>
    </w:p>
    <w:p w14:paraId="37F757C8">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投标人必须承诺提供厂商原装、全新的、符合国家及用户提出的有关质量标准的设备。</w:t>
      </w:r>
    </w:p>
    <w:p w14:paraId="20D76B9D">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投标人应对采购需求中的</w:t>
      </w:r>
      <w:r>
        <w:rPr>
          <w:rFonts w:hint="eastAsia" w:cs="宋体" w:asciiTheme="minorEastAsia" w:hAnsiTheme="minorEastAsia"/>
          <w:color w:val="FF0000"/>
          <w:szCs w:val="21"/>
        </w:rPr>
        <w:t>设备性能和技术（服务）</w:t>
      </w:r>
      <w:r>
        <w:rPr>
          <w:rFonts w:hint="eastAsia" w:cs="宋体" w:asciiTheme="minorEastAsia" w:hAnsiTheme="minorEastAsia"/>
          <w:szCs w:val="21"/>
        </w:rPr>
        <w:t>指标在响应详细内容中列出具体数值</w:t>
      </w:r>
      <w:r>
        <w:rPr>
          <w:rFonts w:hint="eastAsia" w:cs="宋体" w:asciiTheme="minorEastAsia" w:hAnsiTheme="minorEastAsia"/>
          <w:color w:val="FF0000"/>
          <w:szCs w:val="21"/>
        </w:rPr>
        <w:t>或明确承诺</w:t>
      </w:r>
      <w:r>
        <w:rPr>
          <w:rFonts w:hint="eastAsia" w:cs="宋体" w:asciiTheme="minorEastAsia" w:hAnsiTheme="minorEastAsia"/>
          <w:szCs w:val="21"/>
        </w:rPr>
        <w:t>。如果投标人只注明“正偏离”或“无偏离”，将</w:t>
      </w:r>
      <w:r>
        <w:rPr>
          <w:rFonts w:hint="eastAsia" w:ascii="宋体" w:hAnsi="宋体" w:cs="宋体"/>
          <w:kern w:val="28"/>
        </w:rPr>
        <w:t>可能</w:t>
      </w:r>
      <w:r>
        <w:rPr>
          <w:rFonts w:hint="eastAsia" w:cs="宋体" w:asciiTheme="minorEastAsia" w:hAnsiTheme="minorEastAsia"/>
          <w:szCs w:val="21"/>
        </w:rPr>
        <w:t>被视为“负偏离”，从而可能导致严重影响评标结果。</w:t>
      </w:r>
    </w:p>
    <w:p w14:paraId="72B4E288">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投标人所投产品除项目采购文件中明确规定要求提供彩页或相应检测报告等证明材料以外，所有技术参数描述均以投标文件为准（投标文件内厂家提供的技术参数描述与投标人投标技术参数描述不一致时，以厂家提供的技术参数描述为准）。投标人须对所投产品技术参数的真实性承担法律责任。</w:t>
      </w:r>
    </w:p>
    <w:p w14:paraId="0C358BAA">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凡列入《中华人民共和国实施强制性产品认证的产品目录》的产品在验收时必须出具CCC认证证书复印件，并以在产品外部加施认证标志作为验收依据之一。</w:t>
      </w:r>
    </w:p>
    <w:p w14:paraId="46988ECA">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color w:val="FF0000"/>
          <w:szCs w:val="21"/>
        </w:rPr>
        <w:t>节能产品的优先采购和强制采购以财政部、发展改革委、生态环境部等部门公布的最新《节能产品政府采购品目清单》中所列产品及相关规定为准。如果</w:t>
      </w:r>
      <w:r>
        <w:rPr>
          <w:rFonts w:hint="eastAsia" w:cs="宋体" w:asciiTheme="minorEastAsia" w:hAnsiTheme="minorEastAsia"/>
          <w:color w:val="FF0000"/>
          <w:szCs w:val="21"/>
          <w:lang w:eastAsia="zh-CN"/>
        </w:rPr>
        <w:t>涉及</w:t>
      </w:r>
      <w:r>
        <w:rPr>
          <w:rFonts w:hint="eastAsia" w:cs="宋体" w:asciiTheme="minorEastAsia" w:hAnsiTheme="minorEastAsia"/>
          <w:color w:val="FF0000"/>
          <w:szCs w:val="21"/>
        </w:rPr>
        <w:t>政府强制采购节能，供应商必须在投标文件中明确列明具体产品的名称并提供国家确定的认证机构出具的处于有效期之内的节能产品认证证书</w:t>
      </w:r>
      <w:r>
        <w:rPr>
          <w:rFonts w:hint="eastAsia" w:cs="宋体" w:asciiTheme="minorEastAsia" w:hAnsiTheme="minorEastAsia"/>
          <w:szCs w:val="21"/>
        </w:rPr>
        <w:t>。</w:t>
      </w:r>
    </w:p>
    <w:p w14:paraId="73B113A0">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color w:val="FF0000"/>
          <w:szCs w:val="21"/>
        </w:rPr>
        <w:t>环境标志产品的优先采购以财政部、发展改革委、生态环境部等部门公布的最新《环境标志产品政府采购品目清单》所列产品为准。投标产品</w:t>
      </w:r>
      <w:r>
        <w:rPr>
          <w:rFonts w:hint="eastAsia" w:cs="宋体" w:asciiTheme="minorEastAsia" w:hAnsiTheme="minorEastAsia"/>
          <w:color w:val="FF0000"/>
          <w:szCs w:val="21"/>
          <w:lang w:eastAsia="zh-CN"/>
        </w:rPr>
        <w:t>涉及</w:t>
      </w:r>
      <w:r>
        <w:rPr>
          <w:rFonts w:hint="eastAsia" w:cs="宋体" w:asciiTheme="minorEastAsia" w:hAnsiTheme="minorEastAsia"/>
          <w:color w:val="FF0000"/>
          <w:szCs w:val="21"/>
        </w:rPr>
        <w:t>环境标志产品的，供应商需在投标文件中明确列明具体产品的名称并提供国家确定的认证机构出具的处于有效期之内的环境标志产品认证证书</w:t>
      </w:r>
      <w:r>
        <w:rPr>
          <w:rFonts w:hint="eastAsia" w:cs="宋体" w:asciiTheme="minorEastAsia" w:hAnsiTheme="minorEastAsia"/>
          <w:szCs w:val="21"/>
        </w:rPr>
        <w:t>。</w:t>
      </w:r>
    </w:p>
    <w:p w14:paraId="24C91131">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lang w:eastAsia="zh-CN"/>
        </w:rPr>
        <w:t>涉及</w:t>
      </w:r>
      <w:r>
        <w:rPr>
          <w:rFonts w:hint="eastAsia" w:cs="宋体" w:asciiTheme="minorEastAsia" w:hAnsiTheme="minorEastAsia"/>
          <w:szCs w:val="21"/>
        </w:rPr>
        <w:t>软件产品的，必须采购和使用正版软件，项目中涉及计算机办公产品的，必须预装正版操作系统软件。</w:t>
      </w:r>
    </w:p>
    <w:p w14:paraId="19C9FC65">
      <w:pPr>
        <w:numPr>
          <w:ilvl w:val="1"/>
          <w:numId w:val="11"/>
        </w:numPr>
        <w:spacing w:line="360" w:lineRule="auto"/>
        <w:ind w:left="424" w:hanging="424" w:hangingChars="202"/>
        <w:rPr>
          <w:rFonts w:cs="宋体" w:asciiTheme="minorEastAsia" w:hAnsiTheme="minorEastAsia"/>
          <w:szCs w:val="21"/>
        </w:rPr>
      </w:pPr>
      <w:r>
        <w:rPr>
          <w:rFonts w:hint="eastAsia" w:cs="宋体" w:asciiTheme="minorEastAsia" w:hAnsiTheme="minorEastAsia"/>
          <w:szCs w:val="21"/>
        </w:rPr>
        <w:t>投标人应保证，采购人在中华人民共和国使用该货物</w:t>
      </w:r>
      <w:r>
        <w:rPr>
          <w:rFonts w:hint="eastAsia" w:cs="宋体" w:asciiTheme="minorEastAsia" w:hAnsiTheme="minorEastAsia"/>
          <w:szCs w:val="21"/>
          <w:highlight w:val="yellow"/>
          <w:lang w:eastAsia="zh-CN"/>
        </w:rPr>
        <w:t>（</w:t>
      </w:r>
      <w:r>
        <w:rPr>
          <w:rFonts w:hint="eastAsia" w:cs="宋体" w:asciiTheme="minorEastAsia" w:hAnsiTheme="minorEastAsia"/>
          <w:szCs w:val="21"/>
          <w:highlight w:val="yellow"/>
          <w:lang w:val="en-US" w:eastAsia="zh-CN"/>
        </w:rPr>
        <w:t>服务</w:t>
      </w:r>
      <w:r>
        <w:rPr>
          <w:rFonts w:hint="eastAsia" w:cs="宋体" w:asciiTheme="minorEastAsia" w:hAnsiTheme="minorEastAsia"/>
          <w:szCs w:val="21"/>
          <w:highlight w:val="yellow"/>
          <w:lang w:eastAsia="zh-CN"/>
        </w:rPr>
        <w:t>）</w:t>
      </w:r>
      <w:r>
        <w:rPr>
          <w:rFonts w:hint="eastAsia" w:cs="宋体" w:asciiTheme="minorEastAsia" w:hAnsiTheme="minorEastAsia"/>
          <w:szCs w:val="21"/>
        </w:rPr>
        <w:t>或货物</w:t>
      </w:r>
      <w:r>
        <w:rPr>
          <w:rFonts w:hint="eastAsia" w:cs="宋体" w:asciiTheme="minorEastAsia" w:hAnsiTheme="minorEastAsia"/>
          <w:szCs w:val="21"/>
          <w:highlight w:val="yellow"/>
          <w:lang w:eastAsia="zh-CN"/>
        </w:rPr>
        <w:t>（</w:t>
      </w:r>
      <w:r>
        <w:rPr>
          <w:rFonts w:hint="eastAsia" w:cs="宋体" w:asciiTheme="minorEastAsia" w:hAnsiTheme="minorEastAsia"/>
          <w:szCs w:val="21"/>
          <w:highlight w:val="yellow"/>
          <w:lang w:val="en-US" w:eastAsia="zh-CN"/>
        </w:rPr>
        <w:t>服务</w:t>
      </w:r>
      <w:r>
        <w:rPr>
          <w:rFonts w:hint="eastAsia" w:cs="宋体" w:asciiTheme="minorEastAsia" w:hAnsiTheme="minorEastAsia"/>
          <w:szCs w:val="21"/>
          <w:highlight w:val="yellow"/>
          <w:lang w:eastAsia="zh-CN"/>
        </w:rPr>
        <w:t>）</w:t>
      </w:r>
      <w:r>
        <w:rPr>
          <w:rFonts w:hint="eastAsia" w:cs="宋体" w:asciiTheme="minorEastAsia" w:hAnsiTheme="minorEastAsia"/>
          <w:szCs w:val="21"/>
        </w:rPr>
        <w:t>的任何一部分时，免受第三方提出的侵犯其专利权、商标权、著作权或其它知识产权的起诉。</w:t>
      </w:r>
    </w:p>
    <w:p w14:paraId="5E1A9A06">
      <w:pPr>
        <w:numPr>
          <w:ilvl w:val="1"/>
          <w:numId w:val="11"/>
        </w:numPr>
        <w:spacing w:line="360" w:lineRule="auto"/>
        <w:ind w:left="424" w:hanging="424" w:hangingChars="202"/>
        <w:rPr>
          <w:rFonts w:cs="宋体" w:asciiTheme="minorEastAsia" w:hAnsiTheme="minorEastAsia"/>
          <w:color w:val="FF0000"/>
          <w:szCs w:val="21"/>
        </w:rPr>
      </w:pPr>
      <w:r>
        <w:rPr>
          <w:rFonts w:hint="eastAsia" w:cs="宋体" w:asciiTheme="minorEastAsia" w:hAnsiTheme="minorEastAsia"/>
          <w:color w:val="FF0000"/>
          <w:szCs w:val="21"/>
        </w:rPr>
        <w:t>如果投标产品是进口产品的，中标供应商协助办理所有的进口手续。</w:t>
      </w:r>
    </w:p>
    <w:p w14:paraId="0AEC647E">
      <w:pPr>
        <w:numPr>
          <w:ilvl w:val="1"/>
          <w:numId w:val="11"/>
        </w:numPr>
        <w:spacing w:line="360" w:lineRule="auto"/>
        <w:ind w:left="424" w:hanging="424" w:hangingChars="202"/>
        <w:rPr>
          <w:rFonts w:cs="宋体" w:asciiTheme="minorEastAsia" w:hAnsiTheme="minorEastAsia"/>
          <w:color w:val="FF0000"/>
          <w:szCs w:val="21"/>
        </w:rPr>
      </w:pPr>
      <w:r>
        <w:rPr>
          <w:rFonts w:hint="eastAsia" w:asciiTheme="minorEastAsia" w:hAnsiTheme="minorEastAsia"/>
          <w:bCs/>
          <w:kern w:val="28"/>
        </w:rPr>
        <w:t>不允许中标供应商</w:t>
      </w:r>
      <w:r>
        <w:rPr>
          <w:rFonts w:hint="eastAsia" w:asciiTheme="minorEastAsia" w:hAnsiTheme="minorEastAsia"/>
          <w:kern w:val="28"/>
        </w:rPr>
        <w:t>转包、分包项目（中标采购包的）内容</w:t>
      </w:r>
      <w:r>
        <w:rPr>
          <w:rFonts w:hint="eastAsia" w:cs="宋体" w:asciiTheme="minorEastAsia" w:hAnsiTheme="minorEastAsia"/>
          <w:szCs w:val="21"/>
        </w:rPr>
        <w:t>。</w:t>
      </w:r>
    </w:p>
    <w:p w14:paraId="655C0CA8">
      <w:pPr>
        <w:numPr>
          <w:ilvl w:val="1"/>
          <w:numId w:val="11"/>
        </w:numPr>
        <w:spacing w:line="360" w:lineRule="auto"/>
        <w:ind w:left="424" w:hanging="424" w:hangingChars="202"/>
        <w:rPr>
          <w:rFonts w:cs="宋体" w:asciiTheme="minorEastAsia" w:hAnsiTheme="minorEastAsia"/>
          <w:szCs w:val="21"/>
        </w:rPr>
      </w:pPr>
      <w:r>
        <w:rPr>
          <w:rFonts w:hint="eastAsia" w:ascii="宋体" w:hAnsi="宋体" w:cs="宋体"/>
          <w:szCs w:val="21"/>
        </w:rPr>
        <w:t>符合中小企业政策扶持的</w:t>
      </w:r>
      <w:r>
        <w:rPr>
          <w:rFonts w:hint="eastAsia" w:cs="宋体" w:asciiTheme="minorEastAsia" w:hAnsiTheme="minorEastAsia"/>
          <w:szCs w:val="21"/>
        </w:rPr>
        <w:t>企业、监狱企业和残疾人福利性单位必须按照</w:t>
      </w:r>
      <w:r>
        <w:rPr>
          <w:rFonts w:hint="eastAsia" w:cs="宋体" w:asciiTheme="minorEastAsia" w:hAnsiTheme="minorEastAsia"/>
          <w:color w:val="FF0000"/>
          <w:szCs w:val="21"/>
        </w:rPr>
        <w:t>招标（采购）文件第三章</w:t>
      </w:r>
      <w:r>
        <w:rPr>
          <w:rFonts w:hint="eastAsia" w:cs="宋体" w:asciiTheme="minorEastAsia" w:hAnsiTheme="minorEastAsia"/>
          <w:szCs w:val="21"/>
        </w:rPr>
        <w:t>内容提供相应的资料。</w:t>
      </w:r>
    </w:p>
    <w:p w14:paraId="65B16DC9">
      <w:pPr>
        <w:numPr>
          <w:ilvl w:val="1"/>
          <w:numId w:val="11"/>
        </w:numPr>
        <w:spacing w:line="360" w:lineRule="auto"/>
        <w:ind w:left="424" w:hanging="424" w:hangingChars="202"/>
        <w:rPr>
          <w:rFonts w:cs="宋体" w:asciiTheme="minorEastAsia" w:hAnsiTheme="minorEastAsia"/>
          <w:color w:val="FF0000"/>
          <w:szCs w:val="21"/>
        </w:rPr>
      </w:pPr>
      <w:r>
        <w:rPr>
          <w:rFonts w:asciiTheme="minorEastAsia" w:hAnsiTheme="minorEastAsia"/>
        </w:rPr>
        <w:t>需落实政府采购政策为：促进中小企业发展政策、支持监狱企业发展政策、支持残疾人福利性单位发展政策、采购节能产品、环境标志产品相关政策等。</w:t>
      </w:r>
    </w:p>
    <w:p w14:paraId="433CC44B">
      <w:pPr>
        <w:numPr>
          <w:ilvl w:val="1"/>
          <w:numId w:val="11"/>
        </w:numPr>
        <w:spacing w:line="360" w:lineRule="auto"/>
        <w:ind w:left="424" w:hanging="424" w:hangingChars="202"/>
        <w:rPr>
          <w:rFonts w:cs="宋体" w:asciiTheme="minorEastAsia" w:hAnsiTheme="minorEastAsia"/>
          <w:color w:val="FF0000"/>
          <w:szCs w:val="21"/>
        </w:rPr>
      </w:pPr>
      <w:r>
        <w:rPr>
          <w:rFonts w:hint="eastAsia" w:ascii="宋体" w:hAnsi="宋体" w:cs="宋体"/>
          <w:kern w:val="0"/>
          <w:szCs w:val="21"/>
          <w:highlight w:val="yellow"/>
        </w:rPr>
        <w:t>单一产品采购项目，</w:t>
      </w:r>
      <w:r>
        <w:rPr>
          <w:rFonts w:hint="eastAsia" w:ascii="宋体" w:hAnsi="宋体" w:cs="宋体"/>
          <w:highlight w:val="yellow"/>
        </w:rPr>
        <w:t>提供相同品牌产品且通过资格审查、符合性审查的不同投标人参加同一合同项下投标的，按一家投标人计算；非</w:t>
      </w:r>
      <w:r>
        <w:rPr>
          <w:rFonts w:hint="eastAsia" w:ascii="宋体" w:hAnsi="宋体" w:cs="宋体"/>
          <w:kern w:val="0"/>
          <w:szCs w:val="21"/>
          <w:highlight w:val="yellow"/>
        </w:rPr>
        <w:t>单一产品采购项目，</w:t>
      </w:r>
      <w:r>
        <w:rPr>
          <w:rFonts w:hint="eastAsia" w:ascii="宋体" w:hAnsi="宋体" w:cs="宋体"/>
          <w:highlight w:val="yellow"/>
        </w:rPr>
        <w:t>提供相同品牌核心产品且通过资格审查、符合性审查的不同投标人参加同一合同项下投标的，按一家投标人计算</w:t>
      </w:r>
      <w:r>
        <w:rPr>
          <w:rFonts w:hint="eastAsia" w:ascii="宋体" w:hAnsi="宋体" w:cs="宋体"/>
          <w:color w:val="0F243E"/>
          <w:highlight w:val="yellow"/>
        </w:rPr>
        <w:t>。</w:t>
      </w:r>
    </w:p>
    <w:p w14:paraId="66116536">
      <w:pPr>
        <w:spacing w:line="360" w:lineRule="auto"/>
        <w:rPr>
          <w:rFonts w:cs="宋体" w:asciiTheme="minorEastAsia" w:hAnsiTheme="minorEastAsia"/>
          <w:b/>
          <w:color w:val="FF0000"/>
          <w:szCs w:val="21"/>
        </w:rPr>
      </w:pPr>
      <w:r>
        <w:rPr>
          <w:rFonts w:hint="eastAsia" w:ascii="宋体" w:hAnsi="宋体" w:eastAsia="宋体" w:cs="Times New Roman"/>
          <w:szCs w:val="20"/>
        </w:rPr>
        <w:t>★18、</w:t>
      </w:r>
      <w:r>
        <w:t>投标人非生产厂家或制造商的，且所投产品为中华人民共和国境外提供的货物，须提供投标产品来源渠道合法的证明文件（原厂授权销售协议、代理协议、授权书、原产地证明等其中之一）</w:t>
      </w:r>
      <w:r>
        <w:rPr>
          <w:rFonts w:hint="eastAsia"/>
        </w:rPr>
        <w:t>。</w:t>
      </w:r>
    </w:p>
    <w:p w14:paraId="6EE57681">
      <w:pPr>
        <w:spacing w:line="360" w:lineRule="auto"/>
        <w:rPr>
          <w:rFonts w:hint="default" w:ascii="宋体" w:hAnsi="宋体" w:eastAsia="宋体" w:cs="Times New Roman"/>
          <w:szCs w:val="20"/>
          <w:highlight w:val="yellow"/>
          <w:lang w:val="en-US" w:eastAsia="zh-CN"/>
        </w:rPr>
      </w:pPr>
      <w:r>
        <w:rPr>
          <w:rFonts w:hint="eastAsia" w:ascii="宋体" w:hAnsi="宋体" w:eastAsia="宋体" w:cs="Times New Roman"/>
          <w:szCs w:val="20"/>
          <w:highlight w:val="yellow"/>
        </w:rPr>
        <w:t>19、中标人须配合采购人按</w:t>
      </w:r>
      <w:r>
        <w:rPr>
          <w:rFonts w:hint="eastAsia"/>
          <w:highlight w:val="yellow"/>
          <w:lang w:val="en-US" w:eastAsia="zh-CN"/>
        </w:rPr>
        <w:t>《广东省财政厅关于落实2025年政府采购脱贫地区农副产品工作的通知》粤财采购〔2025〕2号</w:t>
      </w:r>
      <w:r>
        <w:rPr>
          <w:rFonts w:hint="eastAsia" w:ascii="宋体" w:hAnsi="宋体" w:eastAsia="宋体" w:cs="Times New Roman"/>
          <w:szCs w:val="20"/>
          <w:highlight w:val="yellow"/>
        </w:rPr>
        <w:t>的相关要求落实政府采购脱贫地区农副产品工作。</w:t>
      </w:r>
    </w:p>
    <w:p w14:paraId="63B9A23B">
      <w:pPr>
        <w:numPr>
          <w:ilvl w:val="2"/>
          <w:numId w:val="10"/>
        </w:numPr>
        <w:spacing w:line="360" w:lineRule="auto"/>
        <w:ind w:left="426"/>
        <w:rPr>
          <w:rFonts w:asciiTheme="minorEastAsia" w:hAnsiTheme="minorEastAsia"/>
          <w:b/>
        </w:rPr>
      </w:pPr>
      <w:r>
        <w:rPr>
          <w:rFonts w:hint="eastAsia" w:asciiTheme="minorEastAsia" w:hAnsiTheme="minorEastAsia"/>
          <w:b/>
        </w:rPr>
        <w:t>其他说明：</w:t>
      </w:r>
    </w:p>
    <w:p w14:paraId="266B93B6">
      <w:pPr>
        <w:numPr>
          <w:ilvl w:val="1"/>
          <w:numId w:val="12"/>
        </w:numPr>
        <w:spacing w:line="360" w:lineRule="auto"/>
        <w:ind w:left="424" w:hanging="424" w:hangingChars="202"/>
      </w:pPr>
      <w:r>
        <w:rPr>
          <w:rFonts w:hint="eastAsia"/>
        </w:rPr>
        <w:t>本项目开标方式为远程开标。参与全流程云平台采购项目的供应商登录云平台通过“新供应商开标大厅”进行签到及投标文件的解密，签到需在开标时间前30分钟内完成，不需要委派代表前往开标现场。但为了保证开标程序顺利、高效地完成，投标人亦可委派代表携带CA-key、存储有非加密投标文件的U盘及纸质投标文件前往开标现场进行签到、解密。</w:t>
      </w:r>
    </w:p>
    <w:p w14:paraId="09EC4919">
      <w:pPr>
        <w:numPr>
          <w:ilvl w:val="1"/>
          <w:numId w:val="12"/>
        </w:numPr>
        <w:spacing w:line="360" w:lineRule="auto"/>
        <w:ind w:left="424" w:hanging="424" w:hangingChars="202"/>
      </w:pPr>
      <w:r>
        <w:rPr>
          <w:rFonts w:hint="eastAsia"/>
        </w:rPr>
        <w:t>纸质投标文件邮寄地址</w:t>
      </w:r>
      <w:r>
        <w:rPr>
          <w:rFonts w:hint="eastAsia"/>
          <w:color w:val="FF0000"/>
        </w:rPr>
        <w:t>（邮寄地址：广州市先烈中路100号科学院大院9号楼东座2楼（中国广州分析测试中心对面）</w:t>
      </w:r>
      <w:r>
        <w:rPr>
          <w:rFonts w:hint="eastAsia"/>
        </w:rPr>
        <w:t>，收件人及电话：详见项目公告的项目联系人）。投标人如选择邮寄投标文件，请提前安排时间邮寄，务必保证投标文件于提交投标文件截止时间前到达上述地址（以签收时间为准），并及时将快递单号发送至招标代理机构邮箱：</w:t>
      </w:r>
      <w:r>
        <w:fldChar w:fldCharType="begin"/>
      </w:r>
      <w:r>
        <w:instrText xml:space="preserve"> HYPERLINK "mailto:gzgk@gzgkbidding.com" </w:instrText>
      </w:r>
      <w:r>
        <w:fldChar w:fldCharType="separate"/>
      </w:r>
      <w:r>
        <w:t>gzgk@gzgkbidding.com</w:t>
      </w:r>
      <w:r>
        <w:fldChar w:fldCharType="end"/>
      </w:r>
      <w:r>
        <w:rPr>
          <w:rFonts w:hint="eastAsia"/>
        </w:rPr>
        <w:t>。</w:t>
      </w:r>
    </w:p>
    <w:p w14:paraId="3252F1DC">
      <w:pPr>
        <w:numPr>
          <w:ilvl w:val="1"/>
          <w:numId w:val="12"/>
        </w:numPr>
        <w:spacing w:line="360" w:lineRule="auto"/>
        <w:ind w:left="424" w:hanging="424" w:hangingChars="202"/>
      </w:pPr>
      <w:r>
        <w:rPr>
          <w:rFonts w:hint="eastAsia"/>
        </w:rPr>
        <w:t>供应商电脑需提前安装CA签章客户端，并运行CA证书。</w:t>
      </w:r>
    </w:p>
    <w:p w14:paraId="673DB05E">
      <w:pPr>
        <w:numPr>
          <w:ilvl w:val="1"/>
          <w:numId w:val="12"/>
        </w:numPr>
        <w:spacing w:line="360" w:lineRule="auto"/>
        <w:ind w:hanging="426" w:hangingChars="202"/>
        <w:rPr>
          <w:b/>
        </w:rPr>
      </w:pPr>
      <w:r>
        <w:rPr>
          <w:rFonts w:hint="eastAsia"/>
          <w:b/>
        </w:rPr>
        <w:t>请各投标人在编制投标文件时注意，</w:t>
      </w:r>
      <w:r>
        <w:rPr>
          <w:rFonts w:hint="eastAsia"/>
          <w:b/>
          <w:lang w:eastAsia="zh-CN"/>
        </w:rPr>
        <w:t>涉及</w:t>
      </w:r>
      <w:r>
        <w:rPr>
          <w:rFonts w:hint="eastAsia"/>
          <w:b/>
        </w:rPr>
        <w:t>签字或签章的地方，请按要求签字或签章后再上传系统。投标文件加密前请注意所有需要签字、签章、盖章的地方是否齐全无缺漏。请保管好CA证书的密码，如遗忘，请及时重置，以免影响投标文件的解密。</w:t>
      </w:r>
    </w:p>
    <w:p w14:paraId="20E98B59">
      <w:pPr>
        <w:numPr>
          <w:ilvl w:val="2"/>
          <w:numId w:val="10"/>
        </w:numPr>
        <w:spacing w:line="360" w:lineRule="auto"/>
        <w:ind w:left="426"/>
        <w:rPr>
          <w:rFonts w:asciiTheme="minorEastAsia" w:hAnsiTheme="minorEastAsia"/>
          <w:b/>
        </w:rPr>
      </w:pPr>
      <w:r>
        <w:rPr>
          <w:rFonts w:hint="eastAsia" w:asciiTheme="minorEastAsia" w:hAnsiTheme="minorEastAsia"/>
          <w:b/>
        </w:rPr>
        <w:t>投标报价说明：</w:t>
      </w:r>
    </w:p>
    <w:p w14:paraId="01B751E6">
      <w:pPr>
        <w:tabs>
          <w:tab w:val="left" w:pos="709"/>
        </w:tabs>
        <w:spacing w:line="360" w:lineRule="auto"/>
        <w:ind w:firstLine="420" w:firstLineChars="200"/>
        <w:rPr>
          <w:rFonts w:cs="宋体" w:asciiTheme="minorEastAsia" w:hAnsiTheme="minorEastAsia"/>
          <w:color w:val="FF0000"/>
          <w:szCs w:val="21"/>
          <w:lang w:val="zh-CN"/>
        </w:rPr>
      </w:pPr>
      <w:r>
        <w:rPr>
          <w:rFonts w:hint="eastAsia" w:cs="宋体" w:asciiTheme="minorEastAsia" w:hAnsiTheme="minorEastAsia"/>
          <w:color w:val="FF0000"/>
          <w:szCs w:val="21"/>
          <w:lang w:val="zh-CN"/>
        </w:rPr>
        <w:t>投标报价包括：货款、设计、安装、随机零配件、标配工具、运输保险、调试、验收、培训、质量保证期服务、各项税费</w:t>
      </w:r>
      <w:ins w:id="58" w:author="国科 He" w:date="2025-02-08T17:22:02Z">
        <w:r>
          <w:rPr>
            <w:rFonts w:hint="eastAsia" w:cs="宋体" w:asciiTheme="minorEastAsia" w:hAnsiTheme="minorEastAsia"/>
            <w:color w:val="FF0000"/>
            <w:szCs w:val="21"/>
            <w:lang w:val="en-US" w:eastAsia="zh-CN"/>
          </w:rPr>
          <w:t xml:space="preserve"> </w:t>
        </w:r>
      </w:ins>
      <w:r>
        <w:rPr>
          <w:rFonts w:hint="eastAsia" w:cs="宋体" w:asciiTheme="minorEastAsia" w:hAnsiTheme="minorEastAsia"/>
          <w:color w:val="FF0000"/>
          <w:szCs w:val="21"/>
          <w:lang w:val="zh-CN"/>
        </w:rPr>
        <w:t>及合同实施过程中不可预见费用等。</w:t>
      </w:r>
    </w:p>
    <w:p w14:paraId="1FA42CF0">
      <w:pPr>
        <w:tabs>
          <w:tab w:val="left" w:pos="420"/>
          <w:tab w:val="left" w:pos="630"/>
        </w:tabs>
        <w:adjustRightInd w:val="0"/>
        <w:spacing w:line="360" w:lineRule="auto"/>
        <w:ind w:firstLine="420" w:firstLineChars="200"/>
        <w:rPr>
          <w:rFonts w:asciiTheme="minorEastAsia" w:hAnsiTheme="minorEastAsia"/>
        </w:rPr>
      </w:pPr>
      <w:r>
        <w:rPr>
          <w:rFonts w:hint="eastAsia" w:asciiTheme="minorEastAsia" w:hAnsiTheme="minorEastAsia"/>
        </w:rPr>
        <w:t>（一）采购人为科研单位，享受进口设备免税优惠政策，投标人如提供中华人民共和国关境外货物的报免进口环节税的价格（采购预算中单独注明为含税价格的除外）。</w:t>
      </w:r>
      <w:r>
        <w:rPr>
          <w:rFonts w:hint="eastAsia" w:asciiTheme="minorEastAsia" w:hAnsiTheme="minorEastAsia"/>
          <w:highlight w:val="yellow"/>
        </w:rPr>
        <w:t>在合同履行过程中，如遇国家政策变动，无法办理免税事宜的，该部分税费由采购人承担。</w:t>
      </w:r>
    </w:p>
    <w:p w14:paraId="64BC8F85">
      <w:pPr>
        <w:tabs>
          <w:tab w:val="left" w:pos="420"/>
          <w:tab w:val="left" w:pos="567"/>
          <w:tab w:val="left" w:pos="630"/>
        </w:tabs>
        <w:adjustRightInd w:val="0"/>
        <w:spacing w:line="360" w:lineRule="auto"/>
        <w:ind w:firstLine="420" w:firstLineChars="200"/>
        <w:rPr>
          <w:rFonts w:asciiTheme="minorEastAsia" w:hAnsiTheme="minorEastAsia"/>
        </w:rPr>
      </w:pPr>
      <w:r>
        <w:rPr>
          <w:rFonts w:hint="eastAsia" w:asciiTheme="minorEastAsia" w:hAnsiTheme="minorEastAsia"/>
          <w:szCs w:val="21"/>
        </w:rPr>
        <w:t>（二）报价方式：</w:t>
      </w:r>
    </w:p>
    <w:p w14:paraId="33065ED2">
      <w:pPr>
        <w:adjustRightInd w:val="0"/>
        <w:spacing w:line="360" w:lineRule="auto"/>
        <w:ind w:left="420" w:leftChars="200" w:firstLine="211" w:firstLineChars="100"/>
        <w:rPr>
          <w:rFonts w:asciiTheme="minorEastAsia" w:hAnsiTheme="minorEastAsia"/>
          <w:color w:val="000000"/>
        </w:rPr>
      </w:pPr>
      <w:r>
        <w:rPr>
          <w:rFonts w:hint="eastAsia" w:asciiTheme="minorEastAsia" w:hAnsiTheme="minorEastAsia"/>
          <w:b/>
          <w:color w:val="000000"/>
        </w:rPr>
        <w:t>1、</w:t>
      </w:r>
      <w:bookmarkStart w:id="4" w:name="_Hlk42636819"/>
      <w:r>
        <w:rPr>
          <w:rFonts w:hint="eastAsia" w:asciiTheme="minorEastAsia" w:hAnsiTheme="minorEastAsia"/>
          <w:b/>
          <w:color w:val="000000"/>
        </w:rPr>
        <w:t>中华人民共和国关境内提供的货物</w:t>
      </w:r>
      <w:bookmarkEnd w:id="4"/>
      <w:r>
        <w:rPr>
          <w:rFonts w:hint="eastAsia" w:asciiTheme="minorEastAsia" w:hAnsiTheme="minorEastAsia"/>
          <w:b/>
          <w:color w:val="000000"/>
        </w:rPr>
        <w:t>以</w:t>
      </w:r>
      <w:r>
        <w:rPr>
          <w:rFonts w:hint="eastAsia" w:asciiTheme="minorEastAsia" w:hAnsiTheme="minorEastAsia"/>
          <w:b/>
          <w:color w:val="000000"/>
          <w:u w:val="single"/>
        </w:rPr>
        <w:t>人民币</w:t>
      </w:r>
      <w:r>
        <w:rPr>
          <w:rFonts w:hint="eastAsia" w:asciiTheme="minorEastAsia" w:hAnsiTheme="minorEastAsia"/>
          <w:b/>
          <w:color w:val="000000"/>
        </w:rPr>
        <w:t>报价。</w:t>
      </w:r>
    </w:p>
    <w:p w14:paraId="521CC5DA">
      <w:pPr>
        <w:adjustRightInd w:val="0"/>
        <w:spacing w:line="360" w:lineRule="auto"/>
        <w:ind w:left="420" w:leftChars="200" w:firstLine="420" w:firstLineChars="200"/>
        <w:rPr>
          <w:rFonts w:asciiTheme="minorEastAsia" w:hAnsiTheme="minorEastAsia"/>
          <w:color w:val="000000"/>
        </w:rPr>
      </w:pPr>
      <w:r>
        <w:rPr>
          <w:rFonts w:hint="eastAsia" w:asciiTheme="minorEastAsia" w:hAnsiTheme="minorEastAsia"/>
          <w:bCs/>
          <w:color w:val="000000"/>
        </w:rPr>
        <w:t>价格包括：货款、设计、安装、随机零配件、标配工具、运输保险、</w:t>
      </w:r>
      <w:r>
        <w:rPr>
          <w:rFonts w:hint="eastAsia" w:asciiTheme="minorEastAsia" w:hAnsiTheme="minorEastAsia"/>
          <w:bCs/>
          <w:color w:val="000000"/>
          <w:lang w:eastAsia="zh-CN"/>
        </w:rPr>
        <w:t>调试、验收、培训、</w:t>
      </w:r>
      <w:r>
        <w:rPr>
          <w:rFonts w:hint="eastAsia" w:asciiTheme="minorEastAsia" w:hAnsiTheme="minorEastAsia"/>
          <w:bCs/>
          <w:color w:val="000000"/>
        </w:rPr>
        <w:t>质保期服务、各项税费及合同实施过程中不可预见费用等。</w:t>
      </w:r>
    </w:p>
    <w:p w14:paraId="22ECA242">
      <w:pPr>
        <w:adjustRightInd w:val="0"/>
        <w:spacing w:line="360" w:lineRule="auto"/>
        <w:ind w:left="420" w:leftChars="200" w:firstLine="211" w:firstLineChars="100"/>
        <w:rPr>
          <w:rFonts w:asciiTheme="minorEastAsia" w:hAnsiTheme="minorEastAsia"/>
          <w:b/>
          <w:color w:val="000000"/>
        </w:rPr>
      </w:pPr>
      <w:r>
        <w:rPr>
          <w:rFonts w:hint="eastAsia" w:asciiTheme="minorEastAsia" w:hAnsiTheme="minorEastAsia"/>
          <w:b/>
          <w:color w:val="000000"/>
        </w:rPr>
        <w:t>2、中华人民共和国关境外提供的货物以</w:t>
      </w:r>
      <w:r>
        <w:rPr>
          <w:rFonts w:hint="eastAsia" w:asciiTheme="minorEastAsia" w:hAnsiTheme="minorEastAsia"/>
          <w:b/>
          <w:color w:val="000000"/>
          <w:u w:val="single"/>
        </w:rPr>
        <w:t>人民币</w:t>
      </w:r>
      <w:r>
        <w:rPr>
          <w:rFonts w:hint="eastAsia" w:asciiTheme="minorEastAsia" w:hAnsiTheme="minorEastAsia"/>
          <w:b/>
          <w:color w:val="000000"/>
        </w:rPr>
        <w:t>报价。</w:t>
      </w:r>
    </w:p>
    <w:p w14:paraId="1ACCD354">
      <w:pPr>
        <w:adjustRightInd w:val="0"/>
        <w:spacing w:line="360" w:lineRule="auto"/>
        <w:ind w:left="420" w:leftChars="200" w:firstLine="420" w:firstLineChars="200"/>
        <w:rPr>
          <w:rFonts w:asciiTheme="minorEastAsia" w:hAnsiTheme="minorEastAsia"/>
          <w:bCs/>
          <w:color w:val="000000"/>
        </w:rPr>
      </w:pPr>
      <w:r>
        <w:rPr>
          <w:rFonts w:hint="eastAsia" w:asciiTheme="minorEastAsia" w:hAnsiTheme="minorEastAsia"/>
          <w:bCs/>
          <w:color w:val="000000"/>
        </w:rPr>
        <w:t>价格包括：</w:t>
      </w:r>
    </w:p>
    <w:p w14:paraId="56B4A62A">
      <w:pPr>
        <w:tabs>
          <w:tab w:val="left" w:pos="397"/>
          <w:tab w:val="left" w:pos="993"/>
          <w:tab w:val="left" w:pos="1418"/>
        </w:tabs>
        <w:adjustRightInd w:val="0"/>
        <w:spacing w:line="360" w:lineRule="auto"/>
        <w:ind w:firstLine="630" w:firstLineChars="300"/>
        <w:rPr>
          <w:rFonts w:asciiTheme="minorEastAsia" w:hAnsiTheme="minorEastAsia"/>
        </w:rPr>
      </w:pPr>
      <w:r>
        <w:rPr>
          <w:rFonts w:hint="eastAsia" w:asciiTheme="minorEastAsia" w:hAnsiTheme="minorEastAsia"/>
        </w:rPr>
        <w:t>（1）CIP广州口岸。</w:t>
      </w:r>
    </w:p>
    <w:p w14:paraId="4FBDE7A4">
      <w:pPr>
        <w:tabs>
          <w:tab w:val="left" w:pos="397"/>
          <w:tab w:val="left" w:pos="993"/>
          <w:tab w:val="left" w:pos="1418"/>
        </w:tabs>
        <w:adjustRightInd w:val="0"/>
        <w:spacing w:line="360" w:lineRule="auto"/>
        <w:ind w:left="420" w:leftChars="200" w:firstLine="210" w:firstLineChars="100"/>
        <w:rPr>
          <w:rFonts w:asciiTheme="minorEastAsia" w:hAnsiTheme="minorEastAsia"/>
        </w:rPr>
      </w:pPr>
      <w:r>
        <w:rPr>
          <w:rFonts w:hint="eastAsia" w:asciiTheme="minorEastAsia" w:hAnsiTheme="minorEastAsia"/>
        </w:rPr>
        <w:t>（2）其他伴随服务费用：</w:t>
      </w:r>
    </w:p>
    <w:p w14:paraId="24B06908">
      <w:pPr>
        <w:tabs>
          <w:tab w:val="left" w:pos="630"/>
          <w:tab w:val="left" w:pos="945"/>
        </w:tabs>
        <w:adjustRightInd w:val="0"/>
        <w:spacing w:line="360" w:lineRule="auto"/>
        <w:ind w:left="420" w:leftChars="200" w:firstLine="420" w:firstLineChars="200"/>
        <w:rPr>
          <w:rFonts w:cs="宋体" w:asciiTheme="minorEastAsia" w:hAnsiTheme="minorEastAsia"/>
          <w:szCs w:val="21"/>
          <w:lang w:val="zh-CN"/>
        </w:rPr>
      </w:pPr>
      <w:r>
        <w:rPr>
          <w:rFonts w:hint="eastAsia" w:asciiTheme="minorEastAsia" w:hAnsiTheme="minorEastAsia"/>
          <w:szCs w:val="21"/>
        </w:rPr>
        <w:t>1）货物从进口口岸至最终目的地的关境内运输、保险和其他当地发生的伴随费用。</w:t>
      </w:r>
    </w:p>
    <w:p w14:paraId="226B2E75">
      <w:pPr>
        <w:tabs>
          <w:tab w:val="left" w:pos="630"/>
          <w:tab w:val="left" w:pos="945"/>
        </w:tabs>
        <w:adjustRightInd w:val="0"/>
        <w:spacing w:line="360" w:lineRule="auto"/>
        <w:ind w:left="420" w:leftChars="200" w:firstLine="420" w:firstLineChars="200"/>
        <w:rPr>
          <w:rFonts w:cs="宋体" w:asciiTheme="minorEastAsia" w:hAnsiTheme="minorEastAsia"/>
          <w:szCs w:val="21"/>
          <w:lang w:val="zh-CN"/>
        </w:rPr>
      </w:pPr>
      <w:r>
        <w:rPr>
          <w:rFonts w:hint="eastAsia" w:cs="宋体" w:asciiTheme="minorEastAsia" w:hAnsiTheme="minorEastAsia"/>
          <w:szCs w:val="21"/>
          <w:lang w:val="zh-CN"/>
        </w:rPr>
        <w:t>2）安装与调试、验收、检验、培训、技术文件的移交、质量保证期服务、技术服务、卸货费及招标文件要求提供的其它服务。</w:t>
      </w:r>
    </w:p>
    <w:p w14:paraId="1CC812D1">
      <w:pPr>
        <w:tabs>
          <w:tab w:val="left" w:pos="630"/>
          <w:tab w:val="left" w:pos="945"/>
        </w:tabs>
        <w:adjustRightInd w:val="0"/>
        <w:spacing w:line="360" w:lineRule="auto"/>
        <w:ind w:left="420" w:leftChars="200" w:firstLine="420" w:firstLineChars="200"/>
        <w:rPr>
          <w:rFonts w:cs="宋体" w:asciiTheme="minorEastAsia" w:hAnsiTheme="minorEastAsia"/>
          <w:szCs w:val="21"/>
          <w:lang w:val="zh-CN"/>
        </w:rPr>
      </w:pPr>
      <w:r>
        <w:rPr>
          <w:rFonts w:hint="eastAsia" w:cs="宋体" w:asciiTheme="minorEastAsia" w:hAnsiTheme="minorEastAsia"/>
          <w:szCs w:val="21"/>
          <w:lang w:val="zh-CN"/>
        </w:rPr>
        <w:t>3）外贸进口有关的一切费用（如外贸公司代理费用、清关费用、银行手续费、海关监管手续费、报关费用、商检费用、申办机电批文费用、机场码头费等）。</w:t>
      </w:r>
    </w:p>
    <w:p w14:paraId="1AF6C983">
      <w:pPr>
        <w:tabs>
          <w:tab w:val="left" w:pos="709"/>
        </w:tabs>
        <w:spacing w:line="360" w:lineRule="auto"/>
        <w:ind w:firstLine="420" w:firstLineChars="200"/>
        <w:rPr>
          <w:rFonts w:cs="宋体" w:asciiTheme="minorEastAsia" w:hAnsiTheme="minorEastAsia"/>
          <w:szCs w:val="21"/>
          <w:lang w:val="zh-CN"/>
        </w:rPr>
      </w:pPr>
      <w:r>
        <w:rPr>
          <w:rFonts w:hint="eastAsia" w:cs="宋体" w:asciiTheme="minorEastAsia" w:hAnsiTheme="minorEastAsia"/>
          <w:szCs w:val="21"/>
          <w:lang w:val="zh-CN"/>
        </w:rPr>
        <w:t>4）按照采购需求要求的除以上费用外的其他相关费用。</w:t>
      </w:r>
    </w:p>
    <w:p w14:paraId="3AC01A64">
      <w:pPr>
        <w:tabs>
          <w:tab w:val="left" w:pos="420"/>
          <w:tab w:val="left" w:pos="630"/>
        </w:tabs>
        <w:spacing w:line="360" w:lineRule="auto"/>
        <w:ind w:firstLine="420" w:firstLineChars="200"/>
        <w:rPr>
          <w:rFonts w:asciiTheme="minorEastAsia" w:hAnsiTheme="minorEastAsia"/>
          <w:szCs w:val="21"/>
        </w:rPr>
      </w:pPr>
      <w:r>
        <w:rPr>
          <w:rFonts w:hint="eastAsia" w:asciiTheme="minorEastAsia" w:hAnsiTheme="minorEastAsia"/>
          <w:szCs w:val="21"/>
        </w:rPr>
        <w:t>注：</w:t>
      </w:r>
    </w:p>
    <w:p w14:paraId="49B3916F">
      <w:pPr>
        <w:numPr>
          <w:ilvl w:val="1"/>
          <w:numId w:val="13"/>
        </w:numPr>
        <w:tabs>
          <w:tab w:val="left" w:pos="630"/>
        </w:tabs>
        <w:spacing w:line="360" w:lineRule="auto"/>
        <w:rPr>
          <w:rFonts w:asciiTheme="minorEastAsia" w:hAnsiTheme="minorEastAsia"/>
          <w:szCs w:val="21"/>
        </w:rPr>
      </w:pPr>
      <w:r>
        <w:rPr>
          <w:rFonts w:hint="eastAsia" w:asciiTheme="minorEastAsia" w:hAnsiTheme="minorEastAsia"/>
          <w:szCs w:val="21"/>
        </w:rPr>
        <w:t>根据国务院关税税则委员会关于对原产于境外进口商品加征关税的系列公告，中标供应商提供的货物原产地如来自境外，且该货物在公告的商品清单内的，加征的关税由中标供应商支付，采购人不负责加征的关税。投标人在投标时应充分考虑到上述风险。</w:t>
      </w:r>
    </w:p>
    <w:p w14:paraId="5D7468CE">
      <w:pPr>
        <w:numPr>
          <w:ilvl w:val="2"/>
          <w:numId w:val="10"/>
        </w:numPr>
        <w:spacing w:line="360" w:lineRule="auto"/>
        <w:ind w:left="426"/>
        <w:rPr>
          <w:rFonts w:asciiTheme="minorEastAsia" w:hAnsiTheme="minorEastAsia"/>
          <w:b/>
        </w:rPr>
      </w:pPr>
      <w:r>
        <w:rPr>
          <w:rFonts w:hint="eastAsia" w:cs="宋体" w:asciiTheme="minorEastAsia" w:hAnsiTheme="minorEastAsia"/>
          <w:b/>
          <w:szCs w:val="21"/>
          <w:lang w:val="zh-CN"/>
        </w:rPr>
        <w:t>实现的功能</w:t>
      </w:r>
      <w:r>
        <w:rPr>
          <w:rFonts w:hint="eastAsia" w:cs="宋体" w:asciiTheme="minorEastAsia" w:hAnsiTheme="minorEastAsia"/>
          <w:bCs/>
          <w:color w:val="FF0000"/>
          <w:szCs w:val="20"/>
        </w:rPr>
        <w:t>【适用货物招标】</w:t>
      </w:r>
      <w:r>
        <w:rPr>
          <w:rFonts w:hint="eastAsia" w:cs="宋体" w:asciiTheme="minorEastAsia" w:hAnsiTheme="minorEastAsia"/>
          <w:b/>
          <w:szCs w:val="21"/>
          <w:lang w:val="zh-CN"/>
        </w:rPr>
        <w:t>或者实现的目标</w:t>
      </w:r>
      <w:r>
        <w:rPr>
          <w:rFonts w:hint="eastAsia" w:cs="宋体" w:asciiTheme="minorEastAsia" w:hAnsiTheme="minorEastAsia"/>
          <w:bCs/>
          <w:color w:val="FF0000"/>
          <w:szCs w:val="20"/>
        </w:rPr>
        <w:t>【适用服务招标】</w:t>
      </w:r>
    </w:p>
    <w:p w14:paraId="585E37B1">
      <w:pPr>
        <w:rPr>
          <w:rFonts w:asciiTheme="minorEastAsia" w:hAnsiTheme="minorEastAsia"/>
        </w:rPr>
      </w:pPr>
    </w:p>
    <w:p w14:paraId="0F9CC0FF">
      <w:pPr>
        <w:numPr>
          <w:ilvl w:val="2"/>
          <w:numId w:val="10"/>
        </w:numPr>
        <w:spacing w:line="360" w:lineRule="auto"/>
        <w:ind w:left="426"/>
        <w:rPr>
          <w:rFonts w:asciiTheme="minorEastAsia" w:hAnsiTheme="minorEastAsia"/>
          <w:b/>
        </w:rPr>
      </w:pPr>
      <w:r>
        <w:rPr>
          <w:rFonts w:hint="eastAsia" w:cs="宋体" w:asciiTheme="minorEastAsia" w:hAnsiTheme="minorEastAsia"/>
          <w:b/>
          <w:szCs w:val="21"/>
          <w:lang w:val="zh-CN"/>
        </w:rPr>
        <w:t>需执行国家相关标准、行业标准、地方标准或者其他标准、规范</w:t>
      </w:r>
    </w:p>
    <w:p w14:paraId="746AFC5E">
      <w:pPr>
        <w:pStyle w:val="2"/>
        <w:numPr>
          <w:ilvl w:val="0"/>
          <w:numId w:val="1"/>
        </w:numPr>
        <w:spacing w:before="0" w:after="0" w:line="360" w:lineRule="auto"/>
        <w:rPr>
          <w:rFonts w:asciiTheme="minorEastAsia" w:hAnsiTheme="minorEastAsia"/>
          <w:sz w:val="21"/>
          <w:szCs w:val="21"/>
        </w:rPr>
      </w:pPr>
      <w:bookmarkStart w:id="5" w:name="_Toc98166109"/>
      <w:r>
        <w:rPr>
          <w:rFonts w:asciiTheme="minorEastAsia" w:hAnsiTheme="minorEastAsia"/>
          <w:sz w:val="21"/>
          <w:szCs w:val="21"/>
        </w:rPr>
        <w:t>资格与符合性要求</w:t>
      </w:r>
      <w:bookmarkEnd w:id="5"/>
    </w:p>
    <w:p w14:paraId="529F0F79">
      <w:pPr>
        <w:numPr>
          <w:ilvl w:val="0"/>
          <w:numId w:val="14"/>
        </w:numPr>
        <w:spacing w:line="360" w:lineRule="auto"/>
        <w:rPr>
          <w:rFonts w:asciiTheme="minorEastAsia" w:hAnsiTheme="minorEastAsia"/>
        </w:rPr>
      </w:pPr>
      <w:r>
        <w:rPr>
          <w:rFonts w:asciiTheme="minorEastAsia" w:hAnsiTheme="minorEastAsia"/>
        </w:rPr>
        <w:t>资格性要求</w:t>
      </w:r>
    </w:p>
    <w:tbl>
      <w:tblPr>
        <w:tblStyle w:val="24"/>
        <w:tblW w:w="9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6"/>
        <w:gridCol w:w="6248"/>
      </w:tblGrid>
      <w:tr w14:paraId="0F1F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3176" w:type="dxa"/>
            <w:vAlign w:val="center"/>
          </w:tcPr>
          <w:p w14:paraId="4438D8A2">
            <w:pPr>
              <w:spacing w:line="440" w:lineRule="exact"/>
              <w:jc w:val="center"/>
              <w:rPr>
                <w:rFonts w:asciiTheme="minorEastAsia" w:hAnsiTheme="minorEastAsia"/>
                <w:b/>
              </w:rPr>
            </w:pPr>
            <w:r>
              <w:rPr>
                <w:rFonts w:hint="eastAsia" w:asciiTheme="minorEastAsia" w:hAnsiTheme="minorEastAsia"/>
                <w:b/>
              </w:rPr>
              <w:t>评审点要求概况</w:t>
            </w:r>
          </w:p>
        </w:tc>
        <w:tc>
          <w:tcPr>
            <w:tcW w:w="6248" w:type="dxa"/>
            <w:vAlign w:val="center"/>
          </w:tcPr>
          <w:p w14:paraId="34D2C6AC">
            <w:pPr>
              <w:spacing w:line="440" w:lineRule="exact"/>
              <w:jc w:val="center"/>
              <w:rPr>
                <w:rFonts w:asciiTheme="minorEastAsia" w:hAnsiTheme="minorEastAsia"/>
                <w:b/>
              </w:rPr>
            </w:pPr>
            <w:r>
              <w:rPr>
                <w:rFonts w:hint="eastAsia" w:asciiTheme="minorEastAsia" w:hAnsiTheme="minorEastAsia"/>
                <w:b/>
              </w:rPr>
              <w:t>评审点具体描述</w:t>
            </w:r>
          </w:p>
        </w:tc>
      </w:tr>
      <w:tr w14:paraId="7190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69A55E36">
            <w:pPr>
              <w:spacing w:line="440" w:lineRule="exact"/>
              <w:jc w:val="left"/>
              <w:rPr>
                <w:rFonts w:asciiTheme="minorEastAsia" w:hAnsiTheme="minorEastAsia"/>
              </w:rPr>
            </w:pPr>
            <w:r>
              <w:rPr>
                <w:rFonts w:hint="eastAsia" w:asciiTheme="minorEastAsia" w:hAnsiTheme="minorEastAsia"/>
              </w:rPr>
              <w:t>具有独立承担民事责任的能力</w:t>
            </w:r>
          </w:p>
        </w:tc>
        <w:tc>
          <w:tcPr>
            <w:tcW w:w="6248" w:type="dxa"/>
            <w:vAlign w:val="center"/>
          </w:tcPr>
          <w:p w14:paraId="1682F19D">
            <w:pPr>
              <w:spacing w:line="440" w:lineRule="exact"/>
              <w:jc w:val="left"/>
              <w:rPr>
                <w:rFonts w:asciiTheme="minorEastAsia" w:hAnsiTheme="minorEastAsia"/>
              </w:rPr>
            </w:pPr>
            <w:r>
              <w:rPr>
                <w:rFonts w:hint="eastAsia" w:asciiTheme="minorEastAsia" w:hAnsiTheme="minorEastAsia"/>
              </w:rPr>
              <w:t>在中华人民共和国境内注册的法人或其他组织或自然人，投标时提交有效的营业执照（或事业法人登记证或身份证等相关证明）副本复印件。</w:t>
            </w:r>
            <w:r>
              <w:rPr>
                <w:rFonts w:hint="eastAsia" w:ascii="宋体" w:hAnsi="宋体" w:cs="宋体"/>
                <w:szCs w:val="21"/>
              </w:rPr>
              <w:t>分支机构投标的，须提供总公司和分公司营业执照副本复印件，总公司出具给分支机构的授权书。</w:t>
            </w:r>
          </w:p>
        </w:tc>
      </w:tr>
      <w:tr w14:paraId="285A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7F6D6FA2">
            <w:pPr>
              <w:spacing w:line="440" w:lineRule="exact"/>
              <w:jc w:val="left"/>
              <w:rPr>
                <w:rFonts w:asciiTheme="minorEastAsia" w:hAnsiTheme="minorEastAsia"/>
              </w:rPr>
            </w:pPr>
            <w:r>
              <w:rPr>
                <w:rFonts w:hint="eastAsia" w:asciiTheme="minorEastAsia" w:hAnsiTheme="minorEastAsia"/>
              </w:rPr>
              <w:t>有依法缴纳税收和社会保障资金的良好记录</w:t>
            </w:r>
          </w:p>
        </w:tc>
        <w:tc>
          <w:tcPr>
            <w:tcW w:w="6248" w:type="dxa"/>
            <w:vAlign w:val="center"/>
          </w:tcPr>
          <w:p w14:paraId="57F2AC44">
            <w:pPr>
              <w:spacing w:line="440" w:lineRule="exact"/>
              <w:jc w:val="left"/>
              <w:rPr>
                <w:rFonts w:asciiTheme="minorEastAsia" w:hAnsiTheme="minorEastAsia"/>
              </w:rPr>
            </w:pPr>
            <w:r>
              <w:rPr>
                <w:rFonts w:hint="eastAsia" w:asciiTheme="minorEastAsia" w:hAnsiTheme="minorEastAsia"/>
              </w:rPr>
              <w:t>提供投标截止日前</w:t>
            </w:r>
            <w:r>
              <w:rPr>
                <w:rFonts w:hint="eastAsia" w:asciiTheme="minorEastAsia" w:hAnsiTheme="minorEastAsia"/>
                <w:lang w:val="en-US" w:eastAsia="zh-CN"/>
              </w:rPr>
              <w:t>12</w:t>
            </w:r>
            <w:r>
              <w:rPr>
                <w:rFonts w:hint="eastAsia" w:asciiTheme="minorEastAsia" w:hAnsiTheme="minorEastAsia"/>
              </w:rPr>
              <w:t>个月内任意1个月依法缴纳税收和社会保障资金的相关材料。如依法免税或不需要缴纳社会保障资金的，提供相应证明材料。</w:t>
            </w:r>
          </w:p>
        </w:tc>
      </w:tr>
      <w:tr w14:paraId="5AFF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76C48722">
            <w:pPr>
              <w:spacing w:line="440" w:lineRule="exact"/>
              <w:jc w:val="left"/>
              <w:rPr>
                <w:rFonts w:asciiTheme="minorEastAsia" w:hAnsiTheme="minorEastAsia"/>
              </w:rPr>
            </w:pPr>
            <w:r>
              <w:rPr>
                <w:rFonts w:hint="eastAsia" w:asciiTheme="minorEastAsia" w:hAnsiTheme="minorEastAsia"/>
              </w:rPr>
              <w:t>具有良好的商业信誉和健全的财务会计制度</w:t>
            </w:r>
          </w:p>
        </w:tc>
        <w:tc>
          <w:tcPr>
            <w:tcW w:w="6248" w:type="dxa"/>
            <w:vAlign w:val="center"/>
          </w:tcPr>
          <w:p w14:paraId="5A35A42C">
            <w:pPr>
              <w:spacing w:line="440" w:lineRule="exact"/>
              <w:jc w:val="left"/>
              <w:rPr>
                <w:rFonts w:asciiTheme="minorEastAsia" w:hAnsiTheme="minorEastAsia"/>
              </w:rPr>
            </w:pPr>
            <w:r>
              <w:rPr>
                <w:rFonts w:hint="eastAsia" w:asciiTheme="minorEastAsia" w:hAnsiTheme="minorEastAsia"/>
              </w:rPr>
              <w:t>供应商必须具有良好的商业信誉和健全的财务会计制度（提供</w:t>
            </w:r>
            <w:r>
              <w:rPr>
                <w:rFonts w:hint="eastAsia" w:ascii="宋体" w:hAnsi="宋体" w:eastAsia="宋体"/>
              </w:rPr>
              <w:t>202</w:t>
            </w:r>
            <w:r>
              <w:rPr>
                <w:rFonts w:hint="eastAsia" w:ascii="宋体" w:hAnsi="宋体" w:eastAsia="宋体"/>
                <w:lang w:val="en-US" w:eastAsia="zh-CN"/>
              </w:rPr>
              <w:t>3</w:t>
            </w:r>
            <w:r>
              <w:rPr>
                <w:rFonts w:hint="eastAsia" w:ascii="宋体" w:hAnsi="宋体" w:eastAsia="宋体"/>
              </w:rPr>
              <w:t>年度</w:t>
            </w:r>
            <w:r>
              <w:rPr>
                <w:rFonts w:hint="eastAsia" w:asciiTheme="minorEastAsia" w:hAnsiTheme="minorEastAsia"/>
              </w:rPr>
              <w:t>财务状况报告</w:t>
            </w:r>
            <w:r>
              <w:rPr>
                <w:rFonts w:hint="eastAsia" w:asciiTheme="minorEastAsia" w:hAnsiTheme="minorEastAsia"/>
                <w:lang w:val="en-US" w:eastAsia="zh-CN"/>
              </w:rPr>
              <w:t>或</w:t>
            </w:r>
            <w:r>
              <w:rPr>
                <w:rFonts w:hint="eastAsia" w:ascii="宋体" w:hAnsi="宋体" w:cs="宋体"/>
                <w:szCs w:val="21"/>
              </w:rPr>
              <w:t>202</w:t>
            </w:r>
            <w:r>
              <w:rPr>
                <w:rFonts w:hint="eastAsia" w:ascii="宋体" w:hAnsi="宋体" w:cs="宋体"/>
                <w:szCs w:val="21"/>
                <w:lang w:val="en-US" w:eastAsia="zh-CN"/>
              </w:rPr>
              <w:t>4</w:t>
            </w:r>
            <w:r>
              <w:rPr>
                <w:rFonts w:hint="eastAsia" w:ascii="宋体" w:hAnsi="宋体" w:cs="宋体"/>
                <w:szCs w:val="21"/>
              </w:rPr>
              <w:t>年任意1个月</w:t>
            </w:r>
            <w:ins w:id="59" w:author="国科法务1" w:date="2025-02-06T11:24:02Z">
              <w:r>
                <w:rPr>
                  <w:rFonts w:hint="eastAsia" w:ascii="宋体" w:hAnsi="宋体" w:cs="宋体"/>
                  <w:szCs w:val="21"/>
                  <w:lang w:val="en-US" w:eastAsia="zh-CN"/>
                </w:rPr>
                <w:t>或</w:t>
              </w:r>
            </w:ins>
            <w:ins w:id="60" w:author="国科法务1" w:date="2025-02-06T11:24:02Z">
              <w:r>
                <w:rPr>
                  <w:rFonts w:hint="eastAsia" w:ascii="宋体" w:hAnsi="宋体" w:cs="宋体"/>
                  <w:szCs w:val="21"/>
                </w:rPr>
                <w:t>202</w:t>
              </w:r>
            </w:ins>
            <w:ins w:id="61" w:author="国科法务1" w:date="2025-02-06T11:24:02Z">
              <w:r>
                <w:rPr>
                  <w:rFonts w:hint="eastAsia" w:ascii="宋体" w:hAnsi="宋体" w:cs="宋体"/>
                  <w:szCs w:val="21"/>
                  <w:lang w:val="en-US" w:eastAsia="zh-CN"/>
                </w:rPr>
                <w:t>5</w:t>
              </w:r>
            </w:ins>
            <w:ins w:id="62" w:author="国科法务1" w:date="2025-02-06T11:24:02Z">
              <w:r>
                <w:rPr>
                  <w:rFonts w:hint="eastAsia" w:ascii="宋体" w:hAnsi="宋体" w:cs="宋体"/>
                  <w:szCs w:val="21"/>
                </w:rPr>
                <w:t>年任意1个月</w:t>
              </w:r>
            </w:ins>
            <w:r>
              <w:rPr>
                <w:rFonts w:hint="eastAsia" w:ascii="宋体" w:hAnsi="宋体" w:cs="宋体"/>
                <w:szCs w:val="21"/>
              </w:rPr>
              <w:t>的财务状况报告</w:t>
            </w:r>
            <w:r>
              <w:rPr>
                <w:rFonts w:hint="eastAsia" w:ascii="宋体" w:hAnsi="宋体" w:cs="宋体"/>
                <w:szCs w:val="21"/>
                <w:lang w:val="en-US" w:eastAsia="zh-CN"/>
              </w:rPr>
              <w:t>复印件</w:t>
            </w:r>
            <w:r>
              <w:rPr>
                <w:rFonts w:hint="eastAsia" w:asciiTheme="minorEastAsia" w:hAnsiTheme="minorEastAsia"/>
              </w:rPr>
              <w:t>或基本开户行出具的资信证明）。</w:t>
            </w:r>
          </w:p>
        </w:tc>
      </w:tr>
      <w:tr w14:paraId="764C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7FAEB622">
            <w:pPr>
              <w:spacing w:line="440" w:lineRule="exact"/>
              <w:jc w:val="left"/>
              <w:rPr>
                <w:rFonts w:asciiTheme="minorEastAsia" w:hAnsiTheme="minorEastAsia"/>
                <w:b/>
              </w:rPr>
            </w:pPr>
            <w:r>
              <w:rPr>
                <w:rFonts w:hint="eastAsia" w:asciiTheme="minorEastAsia" w:hAnsiTheme="minorEastAsia"/>
              </w:rPr>
              <w:t>履行合同所必需的设备和专业技术能力</w:t>
            </w:r>
          </w:p>
        </w:tc>
        <w:tc>
          <w:tcPr>
            <w:tcW w:w="6248" w:type="dxa"/>
            <w:vAlign w:val="center"/>
          </w:tcPr>
          <w:p w14:paraId="2BB4FDCD">
            <w:pPr>
              <w:spacing w:line="440" w:lineRule="exact"/>
              <w:jc w:val="left"/>
              <w:rPr>
                <w:rFonts w:asciiTheme="minorEastAsia" w:hAnsiTheme="minorEastAsia"/>
              </w:rPr>
            </w:pPr>
            <w:r>
              <w:rPr>
                <w:rFonts w:hint="eastAsia" w:asciiTheme="minorEastAsia" w:hAnsiTheme="minorEastAsia"/>
                <w:lang w:val="en-US" w:eastAsia="zh-CN"/>
              </w:rPr>
              <w:t>依据</w:t>
            </w:r>
            <w:r>
              <w:rPr>
                <w:rFonts w:hint="eastAsia" w:asciiTheme="minorEastAsia" w:hAnsiTheme="minorEastAsia"/>
              </w:rPr>
              <w:t>投标函相关承诺格式内容</w:t>
            </w:r>
            <w:r>
              <w:rPr>
                <w:rFonts w:hint="eastAsia" w:asciiTheme="minorEastAsia" w:hAnsiTheme="minorEastAsia"/>
                <w:color w:val="FF0000"/>
              </w:rPr>
              <w:t>或</w:t>
            </w:r>
            <w:r>
              <w:rPr>
                <w:rFonts w:hint="eastAsia" w:asciiTheme="minorEastAsia" w:hAnsiTheme="minorEastAsia"/>
                <w:color w:val="FF0000"/>
                <w:lang w:val="en-US" w:eastAsia="zh-CN"/>
              </w:rPr>
              <w:t>提供</w:t>
            </w:r>
            <w:r>
              <w:rPr>
                <w:rFonts w:hint="eastAsia" w:asciiTheme="minorEastAsia" w:hAnsiTheme="minorEastAsia"/>
                <w:color w:val="FF0000"/>
              </w:rPr>
              <w:t>具有履行合同所必需的设备和专业技术能力的其他证明材料</w:t>
            </w:r>
            <w:r>
              <w:rPr>
                <w:rFonts w:hint="eastAsia" w:asciiTheme="minorEastAsia" w:hAnsiTheme="minorEastAsia"/>
              </w:rPr>
              <w:t>。</w:t>
            </w:r>
          </w:p>
        </w:tc>
      </w:tr>
      <w:tr w14:paraId="3FC4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5B061768">
            <w:pPr>
              <w:spacing w:line="440" w:lineRule="exact"/>
              <w:jc w:val="left"/>
              <w:rPr>
                <w:rFonts w:asciiTheme="minorEastAsia" w:hAnsiTheme="minorEastAsia"/>
              </w:rPr>
            </w:pPr>
            <w:r>
              <w:rPr>
                <w:rFonts w:hint="eastAsia" w:asciiTheme="minorEastAsia" w:hAnsiTheme="minorEastAsia"/>
              </w:rPr>
              <w:t>参加采购活动前3年内，在经营活动中没有重大违法记录</w:t>
            </w:r>
          </w:p>
        </w:tc>
        <w:tc>
          <w:tcPr>
            <w:tcW w:w="6248" w:type="dxa"/>
            <w:vAlign w:val="center"/>
          </w:tcPr>
          <w:p w14:paraId="025943DE">
            <w:pPr>
              <w:spacing w:line="440" w:lineRule="exact"/>
              <w:jc w:val="left"/>
              <w:rPr>
                <w:rFonts w:asciiTheme="minorEastAsia" w:hAnsiTheme="minorEastAsia"/>
              </w:rPr>
            </w:pPr>
            <w:r>
              <w:rPr>
                <w:rFonts w:hint="eastAsia" w:asciiTheme="minorEastAsia" w:hAnsiTheme="minorEastAsia"/>
                <w:lang w:val="en-US" w:eastAsia="zh-CN"/>
              </w:rPr>
              <w:t>依据</w:t>
            </w:r>
            <w:r>
              <w:rPr>
                <w:rFonts w:hint="eastAsia" w:asciiTheme="minorEastAsia" w:hAnsiTheme="minorEastAsia"/>
              </w:rPr>
              <w:t>投标函相关承诺格式内容。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bl>
    <w:p w14:paraId="5C9AE7AA">
      <w:pPr>
        <w:numPr>
          <w:ilvl w:val="0"/>
          <w:numId w:val="14"/>
        </w:numPr>
        <w:spacing w:line="360" w:lineRule="auto"/>
        <w:rPr>
          <w:rFonts w:asciiTheme="minorEastAsia" w:hAnsiTheme="minorEastAsia"/>
        </w:rPr>
      </w:pPr>
      <w:r>
        <w:rPr>
          <w:rFonts w:asciiTheme="minorEastAsia" w:hAnsiTheme="minorEastAsia"/>
        </w:rPr>
        <w:t>落实政府采购政策需满足的资格要求</w:t>
      </w:r>
    </w:p>
    <w:tbl>
      <w:tblPr>
        <w:tblStyle w:val="24"/>
        <w:tblW w:w="9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8"/>
        <w:gridCol w:w="6293"/>
      </w:tblGrid>
      <w:tr w14:paraId="4412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3178" w:type="dxa"/>
            <w:vAlign w:val="center"/>
          </w:tcPr>
          <w:p w14:paraId="0303066C">
            <w:pPr>
              <w:jc w:val="center"/>
              <w:rPr>
                <w:rFonts w:asciiTheme="minorEastAsia" w:hAnsiTheme="minorEastAsia"/>
                <w:b/>
              </w:rPr>
            </w:pPr>
            <w:r>
              <w:rPr>
                <w:rFonts w:hint="eastAsia" w:asciiTheme="minorEastAsia" w:hAnsiTheme="minorEastAsia"/>
                <w:b/>
              </w:rPr>
              <w:t>评审点要求概况</w:t>
            </w:r>
          </w:p>
        </w:tc>
        <w:tc>
          <w:tcPr>
            <w:tcW w:w="6293" w:type="dxa"/>
            <w:vAlign w:val="center"/>
          </w:tcPr>
          <w:p w14:paraId="06F15B68">
            <w:pPr>
              <w:jc w:val="center"/>
              <w:rPr>
                <w:rFonts w:asciiTheme="minorEastAsia" w:hAnsiTheme="minorEastAsia"/>
                <w:b/>
              </w:rPr>
            </w:pPr>
            <w:r>
              <w:rPr>
                <w:rFonts w:hint="eastAsia" w:asciiTheme="minorEastAsia" w:hAnsiTheme="minorEastAsia"/>
                <w:b/>
              </w:rPr>
              <w:t>评审点具体描述</w:t>
            </w:r>
          </w:p>
        </w:tc>
      </w:tr>
      <w:tr w14:paraId="2DD5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8" w:type="dxa"/>
            <w:vAlign w:val="center"/>
          </w:tcPr>
          <w:p w14:paraId="260CEFC3">
            <w:pPr>
              <w:spacing w:line="440" w:lineRule="exact"/>
              <w:rPr>
                <w:rFonts w:asciiTheme="minorEastAsia" w:hAnsiTheme="minorEastAsia"/>
              </w:rPr>
            </w:pPr>
            <w:r>
              <w:rPr>
                <w:rFonts w:asciiTheme="minorEastAsia" w:hAnsiTheme="minorEastAsia"/>
                <w:color w:val="222222"/>
                <w:szCs w:val="21"/>
              </w:rPr>
              <w:t>落实政府采购政策需满足的资格要求</w:t>
            </w:r>
          </w:p>
        </w:tc>
        <w:tc>
          <w:tcPr>
            <w:tcW w:w="6293" w:type="dxa"/>
            <w:vAlign w:val="center"/>
          </w:tcPr>
          <w:p w14:paraId="6A8BCB12">
            <w:pPr>
              <w:tabs>
                <w:tab w:val="left" w:pos="525"/>
                <w:tab w:val="left" w:pos="630"/>
                <w:tab w:val="left" w:pos="735"/>
                <w:tab w:val="left" w:pos="851"/>
              </w:tabs>
              <w:spacing w:line="360" w:lineRule="auto"/>
              <w:ind w:firstLine="315" w:firstLineChars="150"/>
              <w:rPr>
                <w:rFonts w:cs="Times New Roman" w:asciiTheme="minorEastAsia" w:hAnsiTheme="minorEastAsia"/>
                <w:color w:val="FF0000"/>
                <w:szCs w:val="24"/>
              </w:rPr>
            </w:pPr>
            <w:r>
              <w:rPr>
                <w:rFonts w:cs="Times New Roman" w:asciiTheme="minorEastAsia" w:hAnsiTheme="minorEastAsia"/>
                <w:color w:val="FF0000"/>
                <w:szCs w:val="24"/>
              </w:rPr>
              <w:t>本</w:t>
            </w:r>
            <w:r>
              <w:rPr>
                <w:rFonts w:hint="eastAsia" w:cs="Times New Roman" w:asciiTheme="minorEastAsia" w:hAnsiTheme="minorEastAsia"/>
                <w:color w:val="FF0000"/>
                <w:szCs w:val="24"/>
              </w:rPr>
              <w:t>采购包</w:t>
            </w:r>
            <w:r>
              <w:rPr>
                <w:rFonts w:cs="Times New Roman" w:asciiTheme="minorEastAsia" w:hAnsiTheme="minorEastAsia"/>
                <w:color w:val="FF0000"/>
                <w:szCs w:val="24"/>
                <w:highlight w:val="yellow"/>
              </w:rPr>
              <w:t>不属于</w:t>
            </w:r>
            <w:r>
              <w:rPr>
                <w:rFonts w:cs="Times New Roman" w:asciiTheme="minorEastAsia" w:hAnsiTheme="minorEastAsia"/>
                <w:color w:val="FF0000"/>
                <w:szCs w:val="24"/>
              </w:rPr>
              <w:t>专门面向中小企业采购的项目</w:t>
            </w:r>
            <w:r>
              <w:rPr>
                <w:rFonts w:hint="eastAsia" w:cs="Times New Roman" w:asciiTheme="minorEastAsia" w:hAnsiTheme="minorEastAsia"/>
                <w:color w:val="FF0000"/>
                <w:szCs w:val="24"/>
              </w:rPr>
              <w:t>。</w:t>
            </w:r>
          </w:p>
          <w:p w14:paraId="26FDA423">
            <w:pPr>
              <w:tabs>
                <w:tab w:val="left" w:pos="525"/>
                <w:tab w:val="left" w:pos="630"/>
                <w:tab w:val="left" w:pos="735"/>
                <w:tab w:val="left" w:pos="851"/>
              </w:tabs>
              <w:spacing w:line="360" w:lineRule="auto"/>
              <w:ind w:firstLine="315" w:firstLineChars="150"/>
              <w:rPr>
                <w:rFonts w:cs="Times New Roman" w:asciiTheme="minorEastAsia" w:hAnsiTheme="minorEastAsia"/>
                <w:color w:val="FF0000"/>
                <w:szCs w:val="24"/>
              </w:rPr>
            </w:pPr>
            <w:r>
              <w:rPr>
                <w:rFonts w:hint="eastAsia" w:cs="Times New Roman" w:asciiTheme="minorEastAsia" w:hAnsiTheme="minorEastAsia"/>
                <w:color w:val="FF0000"/>
                <w:szCs w:val="24"/>
              </w:rPr>
              <w:t>货物类：采购包整体专门面向中小企业，全部货物须由中小微企业或监狱企业或残疾人福利性单位制造。</w:t>
            </w:r>
          </w:p>
          <w:p w14:paraId="75D63649">
            <w:pPr>
              <w:tabs>
                <w:tab w:val="left" w:pos="525"/>
                <w:tab w:val="left" w:pos="630"/>
                <w:tab w:val="left" w:pos="735"/>
                <w:tab w:val="left" w:pos="851"/>
              </w:tabs>
              <w:spacing w:line="360" w:lineRule="auto"/>
              <w:ind w:firstLine="315" w:firstLineChars="150"/>
              <w:rPr>
                <w:rFonts w:cs="Times New Roman" w:asciiTheme="minorEastAsia" w:hAnsiTheme="minorEastAsia"/>
                <w:color w:val="FF0000"/>
                <w:szCs w:val="24"/>
              </w:rPr>
            </w:pPr>
            <w:r>
              <w:rPr>
                <w:rFonts w:hint="eastAsia" w:cs="Times New Roman" w:asciiTheme="minorEastAsia" w:hAnsiTheme="minorEastAsia"/>
                <w:color w:val="FF0000"/>
                <w:szCs w:val="24"/>
              </w:rPr>
              <w:t>服务类：采购包整体专门面向中小企业，服务的承接商须为中小微企业或监狱企业或残疾人福利性单位。</w:t>
            </w:r>
          </w:p>
          <w:p w14:paraId="34C92C84">
            <w:pPr>
              <w:tabs>
                <w:tab w:val="left" w:pos="525"/>
                <w:tab w:val="left" w:pos="630"/>
                <w:tab w:val="left" w:pos="735"/>
                <w:tab w:val="left" w:pos="851"/>
              </w:tabs>
              <w:spacing w:line="360" w:lineRule="auto"/>
              <w:ind w:firstLine="315" w:firstLineChars="150"/>
              <w:rPr>
                <w:rFonts w:cs="Times New Roman" w:asciiTheme="minorEastAsia" w:hAnsiTheme="minorEastAsia"/>
                <w:color w:val="FF0000"/>
                <w:szCs w:val="24"/>
              </w:rPr>
            </w:pPr>
            <w:r>
              <w:rPr>
                <w:rFonts w:hint="eastAsia" w:cs="Times New Roman" w:asciiTheme="minorEastAsia" w:hAnsiTheme="minorEastAsia"/>
                <w:color w:val="FF0000"/>
                <w:szCs w:val="24"/>
              </w:rPr>
              <w:t>工程类：采购包整体专门面向中小企业，工程的承建商须为中小微企业或监狱企业或残疾人福利性单位。</w:t>
            </w:r>
          </w:p>
        </w:tc>
      </w:tr>
    </w:tbl>
    <w:p w14:paraId="5D5A3856">
      <w:pPr>
        <w:numPr>
          <w:ilvl w:val="0"/>
          <w:numId w:val="14"/>
        </w:numPr>
        <w:spacing w:line="360" w:lineRule="auto"/>
        <w:rPr>
          <w:rFonts w:asciiTheme="minorEastAsia" w:hAnsiTheme="minorEastAsia"/>
        </w:rPr>
      </w:pPr>
      <w:r>
        <w:rPr>
          <w:rFonts w:hint="eastAsia"/>
          <w:color w:val="000000"/>
          <w:shd w:val="clear" w:color="auto" w:fill="FFFFFF"/>
        </w:rPr>
        <w:t>本项目的特定资格要求</w:t>
      </w:r>
    </w:p>
    <w:tbl>
      <w:tblPr>
        <w:tblStyle w:val="24"/>
        <w:tblW w:w="9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6"/>
        <w:gridCol w:w="6248"/>
      </w:tblGrid>
      <w:tr w14:paraId="02CC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3176" w:type="dxa"/>
            <w:vAlign w:val="center"/>
          </w:tcPr>
          <w:p w14:paraId="64F22784">
            <w:pPr>
              <w:spacing w:line="440" w:lineRule="exact"/>
              <w:jc w:val="center"/>
              <w:rPr>
                <w:rFonts w:asciiTheme="minorEastAsia" w:hAnsiTheme="minorEastAsia"/>
                <w:b/>
              </w:rPr>
            </w:pPr>
            <w:r>
              <w:rPr>
                <w:rFonts w:hint="eastAsia" w:asciiTheme="minorEastAsia" w:hAnsiTheme="minorEastAsia"/>
                <w:b/>
              </w:rPr>
              <w:t>评审点要求概况</w:t>
            </w:r>
          </w:p>
        </w:tc>
        <w:tc>
          <w:tcPr>
            <w:tcW w:w="6248" w:type="dxa"/>
            <w:vAlign w:val="center"/>
          </w:tcPr>
          <w:p w14:paraId="2E1D36AA">
            <w:pPr>
              <w:spacing w:line="440" w:lineRule="exact"/>
              <w:jc w:val="center"/>
              <w:rPr>
                <w:rFonts w:asciiTheme="minorEastAsia" w:hAnsiTheme="minorEastAsia"/>
                <w:b/>
              </w:rPr>
            </w:pPr>
            <w:r>
              <w:rPr>
                <w:rFonts w:hint="eastAsia" w:asciiTheme="minorEastAsia" w:hAnsiTheme="minorEastAsia"/>
                <w:b/>
              </w:rPr>
              <w:t>评审点具体描述</w:t>
            </w:r>
          </w:p>
        </w:tc>
      </w:tr>
      <w:tr w14:paraId="5565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63201546">
            <w:pPr>
              <w:spacing w:line="440" w:lineRule="exact"/>
              <w:jc w:val="left"/>
              <w:rPr>
                <w:rFonts w:asciiTheme="minorEastAsia" w:hAnsiTheme="minorEastAsia"/>
              </w:rPr>
            </w:pPr>
            <w:r>
              <w:rPr>
                <w:rFonts w:hint="eastAsia" w:asciiTheme="minorEastAsia" w:hAnsiTheme="minorEastAsia"/>
              </w:rPr>
              <w:t>信用记录</w:t>
            </w:r>
          </w:p>
        </w:tc>
        <w:tc>
          <w:tcPr>
            <w:tcW w:w="6248" w:type="dxa"/>
            <w:vAlign w:val="center"/>
          </w:tcPr>
          <w:p w14:paraId="0AF9F203">
            <w:pPr>
              <w:spacing w:line="440" w:lineRule="exact"/>
              <w:rPr>
                <w:rFonts w:asciiTheme="minorEastAsia" w:hAnsiTheme="minorEastAsia"/>
                <w:b/>
              </w:rPr>
            </w:pPr>
            <w:r>
              <w:rPr>
                <w:rFonts w:hint="eastAsia" w:asciiTheme="minorEastAsia" w:hAnsiTheme="minorEastAsia"/>
              </w:rPr>
              <w:t>供应商未被列入“信用中国”网站(www.creditchina.gov.cn)“失信被执行人或重大税收违法失信主体或政府采购严重违法失信行为记录名单”；不处于中国政府采购网(www.ccgp.gov.cn)“政府采购严重违法失信行为信息记录”中的禁止参加政府采购活动期间。（以采购代理机构于投标截止时间当天在“信用中国”网站（www.creditchina.gov.cn）及中国政府采购网（http://www.ccgp.gov.cn/）查询结果为准，如相关失信记录已失效，供应商需提供相关证明资料）。</w:t>
            </w:r>
          </w:p>
        </w:tc>
      </w:tr>
      <w:tr w14:paraId="4E10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3550A5A5">
            <w:pPr>
              <w:spacing w:line="440" w:lineRule="exact"/>
              <w:jc w:val="left"/>
              <w:rPr>
                <w:rFonts w:asciiTheme="minorEastAsia" w:hAnsiTheme="minorEastAsia"/>
              </w:rPr>
            </w:pPr>
            <w:r>
              <w:rPr>
                <w:rFonts w:hint="eastAsia" w:asciiTheme="minorEastAsia" w:hAnsiTheme="minorEastAsia"/>
              </w:rPr>
              <w:t>供应商必须符合法律、行政法规规定的其他条件</w:t>
            </w:r>
          </w:p>
        </w:tc>
        <w:tc>
          <w:tcPr>
            <w:tcW w:w="6248" w:type="dxa"/>
            <w:vAlign w:val="center"/>
          </w:tcPr>
          <w:p w14:paraId="30EF9CAD">
            <w:pPr>
              <w:spacing w:line="440" w:lineRule="exact"/>
              <w:rPr>
                <w:rFonts w:asciiTheme="minorEastAsia" w:hAnsiTheme="minorEastAsia"/>
                <w:b/>
              </w:rPr>
            </w:pPr>
            <w:r>
              <w:rPr>
                <w:rFonts w:hint="eastAsia" w:asciiTheme="minorEastAsia" w:hAnsiTheme="minorEastAsia"/>
              </w:rPr>
              <w:t xml:space="preserve">单位负责人为同一人或者存在直接控股、管理关系的不同供应商，不得同时参加本采购项目（采购包）投标。 为本项目提供整体设计、规范编制或者项目管理、监理、检测等服务的供应商，不得再参与本项目投标。 </w:t>
            </w:r>
            <w:r>
              <w:rPr>
                <w:rFonts w:hint="eastAsia" w:asciiTheme="minorEastAsia" w:hAnsiTheme="minorEastAsia"/>
                <w:lang w:val="en-US" w:eastAsia="zh-CN"/>
              </w:rPr>
              <w:t>依据</w:t>
            </w:r>
            <w:r>
              <w:rPr>
                <w:rFonts w:hint="eastAsia" w:asciiTheme="minorEastAsia" w:hAnsiTheme="minorEastAsia"/>
                <w:lang w:eastAsia="zh-CN"/>
              </w:rPr>
              <w:t>投标函承诺相关要求内容</w:t>
            </w:r>
            <w:r>
              <w:rPr>
                <w:rFonts w:hint="eastAsia" w:asciiTheme="minorEastAsia" w:hAnsiTheme="minorEastAsia"/>
              </w:rPr>
              <w:t>。</w:t>
            </w:r>
          </w:p>
        </w:tc>
      </w:tr>
      <w:tr w14:paraId="226A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286A1CBA">
            <w:pPr>
              <w:spacing w:line="440" w:lineRule="exact"/>
              <w:jc w:val="left"/>
              <w:rPr>
                <w:rFonts w:asciiTheme="minorEastAsia" w:hAnsiTheme="minorEastAsia"/>
                <w:color w:val="FF0000"/>
              </w:rPr>
            </w:pPr>
            <w:r>
              <w:rPr>
                <w:rFonts w:hint="eastAsia" w:asciiTheme="minorEastAsia" w:hAnsiTheme="minorEastAsia"/>
                <w:color w:val="FF0000"/>
              </w:rPr>
              <w:t>特定资格要求（XXX）</w:t>
            </w:r>
          </w:p>
        </w:tc>
        <w:tc>
          <w:tcPr>
            <w:tcW w:w="6248" w:type="dxa"/>
            <w:vAlign w:val="center"/>
          </w:tcPr>
          <w:p w14:paraId="58188031">
            <w:pPr>
              <w:spacing w:line="440" w:lineRule="exact"/>
              <w:rPr>
                <w:rFonts w:asciiTheme="minorEastAsia" w:hAnsiTheme="minorEastAsia"/>
                <w:color w:val="FF0000"/>
              </w:rPr>
            </w:pPr>
            <w:r>
              <w:rPr>
                <w:rFonts w:hint="eastAsia" w:asciiTheme="minorEastAsia" w:hAnsiTheme="minorEastAsia"/>
                <w:color w:val="FF0000"/>
              </w:rPr>
              <w:t>XXX</w:t>
            </w:r>
          </w:p>
        </w:tc>
      </w:tr>
      <w:tr w14:paraId="6FF1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3176" w:type="dxa"/>
            <w:vAlign w:val="center"/>
          </w:tcPr>
          <w:p w14:paraId="70FA6FBD">
            <w:pPr>
              <w:spacing w:line="440" w:lineRule="exact"/>
              <w:jc w:val="left"/>
              <w:rPr>
                <w:rFonts w:asciiTheme="minorEastAsia" w:hAnsiTheme="minorEastAsia"/>
                <w:color w:val="auto"/>
              </w:rPr>
            </w:pPr>
            <w:r>
              <w:rPr>
                <w:rFonts w:hint="eastAsia" w:asciiTheme="minorEastAsia" w:hAnsiTheme="minorEastAsia"/>
                <w:color w:val="auto"/>
              </w:rPr>
              <w:t>特定资格要求（已获取本项目采购文件）</w:t>
            </w:r>
          </w:p>
        </w:tc>
        <w:tc>
          <w:tcPr>
            <w:tcW w:w="6248" w:type="dxa"/>
            <w:vAlign w:val="center"/>
          </w:tcPr>
          <w:p w14:paraId="2D67AAAB">
            <w:pPr>
              <w:spacing w:line="440" w:lineRule="exact"/>
              <w:rPr>
                <w:rFonts w:asciiTheme="minorEastAsia" w:hAnsiTheme="minorEastAsia"/>
                <w:b/>
                <w:color w:val="auto"/>
              </w:rPr>
            </w:pPr>
            <w:r>
              <w:rPr>
                <w:rFonts w:hint="eastAsia" w:asciiTheme="minorEastAsia" w:hAnsiTheme="minorEastAsia"/>
                <w:color w:val="auto"/>
              </w:rPr>
              <w:t>已获取本项目采购文件。</w:t>
            </w:r>
          </w:p>
        </w:tc>
      </w:tr>
    </w:tbl>
    <w:p w14:paraId="3CFFA464">
      <w:pPr>
        <w:spacing w:line="360" w:lineRule="auto"/>
        <w:ind w:left="420"/>
        <w:rPr>
          <w:rFonts w:asciiTheme="minorEastAsia" w:hAnsiTheme="minorEastAsia"/>
        </w:rPr>
      </w:pPr>
    </w:p>
    <w:p w14:paraId="4F3A9EF0">
      <w:pPr>
        <w:numPr>
          <w:ilvl w:val="0"/>
          <w:numId w:val="14"/>
        </w:numPr>
        <w:spacing w:line="360" w:lineRule="auto"/>
        <w:rPr>
          <w:rFonts w:asciiTheme="minorEastAsia" w:hAnsiTheme="minorEastAsia"/>
        </w:rPr>
      </w:pPr>
      <w:r>
        <w:rPr>
          <w:rFonts w:asciiTheme="minorEastAsia" w:hAnsiTheme="minorEastAsia"/>
        </w:rPr>
        <w:t>符合性要求</w:t>
      </w:r>
    </w:p>
    <w:tbl>
      <w:tblPr>
        <w:tblStyle w:val="24"/>
        <w:tblW w:w="106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
        <w:gridCol w:w="2297"/>
        <w:gridCol w:w="7393"/>
      </w:tblGrid>
      <w:tr w14:paraId="02A6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915" w:type="dxa"/>
            <w:vAlign w:val="center"/>
          </w:tcPr>
          <w:p w14:paraId="6B95D12A">
            <w:pPr>
              <w:jc w:val="center"/>
              <w:rPr>
                <w:rFonts w:asciiTheme="minorEastAsia" w:hAnsiTheme="minorEastAsia"/>
                <w:b/>
              </w:rPr>
            </w:pPr>
            <w:r>
              <w:rPr>
                <w:rFonts w:hint="eastAsia" w:asciiTheme="minorEastAsia" w:hAnsiTheme="minorEastAsia"/>
                <w:b/>
              </w:rPr>
              <w:t>序号</w:t>
            </w:r>
          </w:p>
        </w:tc>
        <w:tc>
          <w:tcPr>
            <w:tcW w:w="2297" w:type="dxa"/>
            <w:vAlign w:val="center"/>
          </w:tcPr>
          <w:p w14:paraId="161E0EE1">
            <w:pPr>
              <w:jc w:val="center"/>
              <w:rPr>
                <w:rFonts w:asciiTheme="minorEastAsia" w:hAnsiTheme="minorEastAsia"/>
                <w:b/>
              </w:rPr>
            </w:pPr>
            <w:r>
              <w:rPr>
                <w:rFonts w:hint="eastAsia" w:asciiTheme="minorEastAsia" w:hAnsiTheme="minorEastAsia"/>
                <w:b/>
              </w:rPr>
              <w:t>评审点要求概况</w:t>
            </w:r>
          </w:p>
        </w:tc>
        <w:tc>
          <w:tcPr>
            <w:tcW w:w="7393" w:type="dxa"/>
            <w:vAlign w:val="center"/>
          </w:tcPr>
          <w:p w14:paraId="2170EBAA">
            <w:pPr>
              <w:jc w:val="center"/>
              <w:rPr>
                <w:rFonts w:asciiTheme="minorEastAsia" w:hAnsiTheme="minorEastAsia"/>
                <w:b/>
              </w:rPr>
            </w:pPr>
            <w:r>
              <w:rPr>
                <w:rFonts w:hint="eastAsia" w:asciiTheme="minorEastAsia" w:hAnsiTheme="minorEastAsia"/>
                <w:b/>
              </w:rPr>
              <w:t>评审点具体描述</w:t>
            </w:r>
          </w:p>
        </w:tc>
      </w:tr>
      <w:tr w14:paraId="5A8E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116CA31F">
            <w:pPr>
              <w:widowControl/>
              <w:numPr>
                <w:ilvl w:val="0"/>
                <w:numId w:val="15"/>
              </w:numPr>
              <w:jc w:val="center"/>
              <w:rPr>
                <w:rFonts w:cs="宋体" w:asciiTheme="minorEastAsia" w:hAnsiTheme="minorEastAsia"/>
                <w:color w:val="000000"/>
                <w:kern w:val="0"/>
                <w:szCs w:val="21"/>
              </w:rPr>
            </w:pPr>
          </w:p>
        </w:tc>
        <w:tc>
          <w:tcPr>
            <w:tcW w:w="2297" w:type="dxa"/>
            <w:vAlign w:val="center"/>
          </w:tcPr>
          <w:p w14:paraId="05E44B2F">
            <w:pPr>
              <w:jc w:val="center"/>
              <w:rPr>
                <w:rFonts w:cs="宋体" w:asciiTheme="minorEastAsia" w:hAnsiTheme="minorEastAsia"/>
                <w:color w:val="000000"/>
                <w:kern w:val="0"/>
                <w:szCs w:val="21"/>
              </w:rPr>
            </w:pPr>
            <w:r>
              <w:rPr>
                <w:rFonts w:hint="eastAsia" w:cs="宋体" w:asciiTheme="minorEastAsia" w:hAnsiTheme="minorEastAsia"/>
                <w:szCs w:val="21"/>
              </w:rPr>
              <w:t>投标函</w:t>
            </w:r>
          </w:p>
        </w:tc>
        <w:tc>
          <w:tcPr>
            <w:tcW w:w="7393" w:type="dxa"/>
            <w:vAlign w:val="center"/>
          </w:tcPr>
          <w:p w14:paraId="55C410E9">
            <w:pPr>
              <w:spacing w:line="276" w:lineRule="auto"/>
              <w:rPr>
                <w:rFonts w:cs="宋体" w:asciiTheme="minorEastAsia" w:hAnsiTheme="minorEastAsia"/>
                <w:szCs w:val="21"/>
              </w:rPr>
            </w:pPr>
            <w:r>
              <w:rPr>
                <w:rFonts w:hint="eastAsia" w:cs="宋体" w:asciiTheme="minorEastAsia" w:hAnsiTheme="minorEastAsia"/>
                <w:szCs w:val="21"/>
              </w:rPr>
              <w:t>投标函</w:t>
            </w:r>
          </w:p>
        </w:tc>
      </w:tr>
      <w:tr w14:paraId="7C7A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27D40EEE">
            <w:pPr>
              <w:widowControl/>
              <w:numPr>
                <w:ilvl w:val="0"/>
                <w:numId w:val="15"/>
              </w:numPr>
              <w:jc w:val="center"/>
              <w:rPr>
                <w:rFonts w:cs="宋体" w:asciiTheme="minorEastAsia" w:hAnsiTheme="minorEastAsia"/>
                <w:color w:val="000000"/>
                <w:kern w:val="0"/>
                <w:szCs w:val="21"/>
              </w:rPr>
            </w:pPr>
          </w:p>
        </w:tc>
        <w:tc>
          <w:tcPr>
            <w:tcW w:w="2297" w:type="dxa"/>
            <w:vAlign w:val="center"/>
          </w:tcPr>
          <w:p w14:paraId="1EF5D7E8">
            <w:pPr>
              <w:jc w:val="center"/>
              <w:rPr>
                <w:rFonts w:cs="宋体" w:asciiTheme="minorEastAsia" w:hAnsiTheme="minorEastAsia"/>
                <w:color w:val="000000"/>
                <w:kern w:val="0"/>
                <w:szCs w:val="21"/>
              </w:rPr>
            </w:pPr>
            <w:r>
              <w:rPr>
                <w:rFonts w:hint="eastAsia" w:cs="宋体" w:asciiTheme="minorEastAsia" w:hAnsiTheme="minorEastAsia"/>
                <w:szCs w:val="21"/>
              </w:rPr>
              <w:t>授权文件</w:t>
            </w:r>
          </w:p>
        </w:tc>
        <w:tc>
          <w:tcPr>
            <w:tcW w:w="7393" w:type="dxa"/>
            <w:vAlign w:val="center"/>
          </w:tcPr>
          <w:p w14:paraId="28AA2CA8">
            <w:pPr>
              <w:spacing w:line="276" w:lineRule="auto"/>
              <w:rPr>
                <w:rFonts w:cs="宋体" w:asciiTheme="minorEastAsia" w:hAnsiTheme="minorEastAsia"/>
                <w:szCs w:val="21"/>
              </w:rPr>
            </w:pPr>
            <w:r>
              <w:rPr>
                <w:rFonts w:hint="eastAsia" w:cs="宋体" w:asciiTheme="minorEastAsia" w:hAnsiTheme="minorEastAsia"/>
                <w:szCs w:val="21"/>
              </w:rPr>
              <w:t>法定代表人（负责人）证明书、法定代表人（负责人）授权委托书</w:t>
            </w:r>
          </w:p>
        </w:tc>
      </w:tr>
      <w:tr w14:paraId="392C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195DCF7D">
            <w:pPr>
              <w:widowControl/>
              <w:numPr>
                <w:ilvl w:val="0"/>
                <w:numId w:val="15"/>
              </w:numPr>
              <w:jc w:val="center"/>
              <w:rPr>
                <w:rFonts w:cs="宋体" w:asciiTheme="minorEastAsia" w:hAnsiTheme="minorEastAsia"/>
                <w:color w:val="000000"/>
                <w:kern w:val="0"/>
                <w:szCs w:val="21"/>
              </w:rPr>
            </w:pPr>
          </w:p>
        </w:tc>
        <w:tc>
          <w:tcPr>
            <w:tcW w:w="2297" w:type="dxa"/>
            <w:vAlign w:val="center"/>
          </w:tcPr>
          <w:p w14:paraId="4CE7E9C4">
            <w:pPr>
              <w:jc w:val="center"/>
              <w:rPr>
                <w:rFonts w:cs="宋体" w:asciiTheme="minorEastAsia" w:hAnsiTheme="minorEastAsia"/>
                <w:color w:val="000000"/>
                <w:kern w:val="0"/>
                <w:szCs w:val="21"/>
              </w:rPr>
            </w:pPr>
            <w:r>
              <w:rPr>
                <w:rFonts w:hint="eastAsia" w:cs="宋体" w:asciiTheme="minorEastAsia" w:hAnsiTheme="minorEastAsia"/>
                <w:szCs w:val="21"/>
              </w:rPr>
              <w:t>投标有效期</w:t>
            </w:r>
          </w:p>
        </w:tc>
        <w:tc>
          <w:tcPr>
            <w:tcW w:w="7393" w:type="dxa"/>
            <w:vAlign w:val="center"/>
          </w:tcPr>
          <w:p w14:paraId="7A35F719">
            <w:pPr>
              <w:spacing w:line="276" w:lineRule="auto"/>
              <w:rPr>
                <w:rFonts w:cs="宋体" w:asciiTheme="minorEastAsia" w:hAnsiTheme="minorEastAsia"/>
                <w:szCs w:val="21"/>
              </w:rPr>
            </w:pPr>
            <w:r>
              <w:rPr>
                <w:rFonts w:hint="eastAsia" w:cs="宋体" w:asciiTheme="minorEastAsia" w:hAnsiTheme="minorEastAsia"/>
                <w:szCs w:val="21"/>
              </w:rPr>
              <w:t>投标有效期：90天</w:t>
            </w:r>
          </w:p>
        </w:tc>
      </w:tr>
      <w:tr w14:paraId="4998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3F6F8C8C">
            <w:pPr>
              <w:widowControl/>
              <w:numPr>
                <w:ilvl w:val="0"/>
                <w:numId w:val="15"/>
              </w:numPr>
              <w:jc w:val="center"/>
              <w:rPr>
                <w:rFonts w:cs="宋体" w:asciiTheme="minorEastAsia" w:hAnsiTheme="minorEastAsia"/>
                <w:color w:val="000000"/>
                <w:kern w:val="0"/>
                <w:szCs w:val="21"/>
              </w:rPr>
            </w:pPr>
          </w:p>
        </w:tc>
        <w:tc>
          <w:tcPr>
            <w:tcW w:w="2297" w:type="dxa"/>
            <w:vAlign w:val="center"/>
          </w:tcPr>
          <w:p w14:paraId="43DE2F83">
            <w:pPr>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签署、盖章</w:t>
            </w:r>
          </w:p>
        </w:tc>
        <w:tc>
          <w:tcPr>
            <w:tcW w:w="7393" w:type="dxa"/>
            <w:vAlign w:val="center"/>
          </w:tcPr>
          <w:p w14:paraId="61773FCB">
            <w:pPr>
              <w:spacing w:line="276" w:lineRule="auto"/>
              <w:rPr>
                <w:rFonts w:cs="宋体" w:asciiTheme="minorEastAsia" w:hAnsiTheme="minorEastAsia"/>
                <w:szCs w:val="21"/>
              </w:rPr>
            </w:pPr>
            <w:r>
              <w:rPr>
                <w:rFonts w:hint="eastAsia" w:cs="宋体" w:asciiTheme="minorEastAsia" w:hAnsiTheme="minorEastAsia"/>
                <w:szCs w:val="21"/>
              </w:rPr>
              <w:t>投标文件按照项目采购文件规定要求签署、盖章</w:t>
            </w:r>
          </w:p>
        </w:tc>
      </w:tr>
      <w:tr w14:paraId="731A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0B5A30C4">
            <w:pPr>
              <w:widowControl/>
              <w:numPr>
                <w:ilvl w:val="0"/>
                <w:numId w:val="15"/>
              </w:numPr>
              <w:jc w:val="center"/>
              <w:rPr>
                <w:rFonts w:cs="宋体" w:asciiTheme="minorEastAsia" w:hAnsiTheme="minorEastAsia"/>
                <w:color w:val="000000"/>
                <w:kern w:val="0"/>
                <w:szCs w:val="21"/>
              </w:rPr>
            </w:pPr>
          </w:p>
        </w:tc>
        <w:tc>
          <w:tcPr>
            <w:tcW w:w="2297" w:type="dxa"/>
            <w:vAlign w:val="center"/>
          </w:tcPr>
          <w:p w14:paraId="155BDCF9">
            <w:pPr>
              <w:jc w:val="center"/>
              <w:rPr>
                <w:rFonts w:cs="宋体" w:asciiTheme="minorEastAsia" w:hAnsiTheme="minorEastAsia"/>
                <w:color w:val="FF0000"/>
                <w:kern w:val="0"/>
                <w:szCs w:val="21"/>
              </w:rPr>
            </w:pPr>
            <w:r>
              <w:rPr>
                <w:rFonts w:hint="eastAsia" w:cs="宋体" w:asciiTheme="minorEastAsia" w:hAnsiTheme="minorEastAsia"/>
                <w:color w:val="FF0000"/>
                <w:szCs w:val="21"/>
              </w:rPr>
              <w:t>投标报价</w:t>
            </w:r>
          </w:p>
        </w:tc>
        <w:tc>
          <w:tcPr>
            <w:tcW w:w="7393" w:type="dxa"/>
            <w:vAlign w:val="center"/>
          </w:tcPr>
          <w:p w14:paraId="1CB5BD97">
            <w:pPr>
              <w:spacing w:line="276" w:lineRule="auto"/>
              <w:rPr>
                <w:rFonts w:cs="宋体" w:asciiTheme="minorEastAsia" w:hAnsiTheme="minorEastAsia"/>
                <w:color w:val="FF0000"/>
                <w:szCs w:val="21"/>
              </w:rPr>
            </w:pPr>
            <w:r>
              <w:rPr>
                <w:rFonts w:hint="eastAsia" w:cs="宋体" w:asciiTheme="minorEastAsia" w:hAnsiTheme="minorEastAsia"/>
                <w:color w:val="FF0000"/>
                <w:szCs w:val="21"/>
              </w:rPr>
              <w:t>投标报价是固定价且未超过本项目采购预算</w:t>
            </w:r>
          </w:p>
        </w:tc>
      </w:tr>
      <w:tr w14:paraId="1BBC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74C5067F">
            <w:pPr>
              <w:widowControl/>
              <w:numPr>
                <w:ilvl w:val="0"/>
                <w:numId w:val="15"/>
              </w:numPr>
              <w:jc w:val="center"/>
              <w:rPr>
                <w:rFonts w:cs="宋体" w:asciiTheme="minorEastAsia" w:hAnsiTheme="minorEastAsia"/>
                <w:color w:val="000000"/>
                <w:kern w:val="0"/>
                <w:szCs w:val="21"/>
              </w:rPr>
            </w:pPr>
          </w:p>
        </w:tc>
        <w:tc>
          <w:tcPr>
            <w:tcW w:w="2297" w:type="dxa"/>
            <w:vAlign w:val="center"/>
          </w:tcPr>
          <w:p w14:paraId="760ED628">
            <w:pPr>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带“★”号条款</w:t>
            </w:r>
          </w:p>
        </w:tc>
        <w:tc>
          <w:tcPr>
            <w:tcW w:w="7393" w:type="dxa"/>
            <w:vAlign w:val="center"/>
          </w:tcPr>
          <w:p w14:paraId="134B07F1">
            <w:pPr>
              <w:spacing w:line="276" w:lineRule="auto"/>
              <w:rPr>
                <w:rFonts w:cs="宋体" w:asciiTheme="minorEastAsia" w:hAnsiTheme="minorEastAsia"/>
                <w:szCs w:val="21"/>
              </w:rPr>
            </w:pPr>
            <w:r>
              <w:rPr>
                <w:rFonts w:hint="eastAsia" w:cs="宋体" w:asciiTheme="minorEastAsia" w:hAnsiTheme="minorEastAsia"/>
                <w:szCs w:val="21"/>
              </w:rPr>
              <w:t>能满足采购需求的主要参数（带“★”号条款）</w:t>
            </w:r>
          </w:p>
        </w:tc>
      </w:tr>
      <w:tr w14:paraId="0D0E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34D9AE0A">
            <w:pPr>
              <w:widowControl/>
              <w:numPr>
                <w:ilvl w:val="0"/>
                <w:numId w:val="15"/>
              </w:numPr>
              <w:jc w:val="center"/>
              <w:rPr>
                <w:rFonts w:cs="宋体" w:asciiTheme="minorEastAsia" w:hAnsiTheme="minorEastAsia"/>
                <w:color w:val="000000"/>
                <w:kern w:val="0"/>
                <w:szCs w:val="21"/>
              </w:rPr>
            </w:pPr>
          </w:p>
        </w:tc>
        <w:tc>
          <w:tcPr>
            <w:tcW w:w="2297" w:type="dxa"/>
            <w:vAlign w:val="center"/>
          </w:tcPr>
          <w:p w14:paraId="54C4C67E">
            <w:pPr>
              <w:widowControl/>
              <w:jc w:val="center"/>
              <w:rPr>
                <w:rFonts w:cs="宋体" w:asciiTheme="minorEastAsia" w:hAnsiTheme="minorEastAsia"/>
                <w:color w:val="000000"/>
                <w:kern w:val="0"/>
                <w:szCs w:val="21"/>
              </w:rPr>
            </w:pPr>
            <w:r>
              <w:rPr>
                <w:rFonts w:hint="eastAsia" w:cs="宋体" w:asciiTheme="minorEastAsia" w:hAnsiTheme="minorEastAsia"/>
                <w:szCs w:val="21"/>
              </w:rPr>
              <w:t>附加条件</w:t>
            </w:r>
          </w:p>
        </w:tc>
        <w:tc>
          <w:tcPr>
            <w:tcW w:w="7393" w:type="dxa"/>
            <w:vAlign w:val="center"/>
          </w:tcPr>
          <w:p w14:paraId="113E50B7">
            <w:pPr>
              <w:spacing w:line="276" w:lineRule="auto"/>
              <w:rPr>
                <w:rFonts w:cs="宋体" w:asciiTheme="minorEastAsia" w:hAnsiTheme="minorEastAsia"/>
                <w:szCs w:val="21"/>
              </w:rPr>
            </w:pPr>
            <w:r>
              <w:rPr>
                <w:rFonts w:hint="eastAsia" w:cs="宋体" w:asciiTheme="minorEastAsia" w:hAnsiTheme="minorEastAsia"/>
                <w:szCs w:val="21"/>
              </w:rPr>
              <w:t>投标文件没有采购人不能接受的附加条件</w:t>
            </w:r>
          </w:p>
        </w:tc>
      </w:tr>
      <w:tr w14:paraId="6488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1C91DCAC">
            <w:pPr>
              <w:widowControl/>
              <w:numPr>
                <w:ilvl w:val="0"/>
                <w:numId w:val="15"/>
              </w:numPr>
              <w:jc w:val="center"/>
              <w:rPr>
                <w:rFonts w:cs="宋体" w:asciiTheme="minorEastAsia" w:hAnsiTheme="minorEastAsia"/>
                <w:color w:val="000000"/>
                <w:kern w:val="0"/>
                <w:szCs w:val="21"/>
              </w:rPr>
            </w:pPr>
          </w:p>
        </w:tc>
        <w:tc>
          <w:tcPr>
            <w:tcW w:w="2297" w:type="dxa"/>
            <w:vAlign w:val="center"/>
          </w:tcPr>
          <w:p w14:paraId="1C7AEA44">
            <w:pPr>
              <w:widowControl/>
              <w:jc w:val="center"/>
              <w:rPr>
                <w:rFonts w:cs="宋体" w:asciiTheme="minorEastAsia" w:hAnsiTheme="minorEastAsia"/>
                <w:color w:val="000000"/>
                <w:kern w:val="0"/>
                <w:szCs w:val="21"/>
              </w:rPr>
            </w:pPr>
            <w:r>
              <w:rPr>
                <w:rFonts w:hint="eastAsia" w:cs="宋体" w:asciiTheme="minorEastAsia" w:hAnsiTheme="minorEastAsia"/>
                <w:szCs w:val="21"/>
              </w:rPr>
              <w:t>其他无效情形</w:t>
            </w:r>
          </w:p>
        </w:tc>
        <w:tc>
          <w:tcPr>
            <w:tcW w:w="7393" w:type="dxa"/>
            <w:vAlign w:val="center"/>
          </w:tcPr>
          <w:p w14:paraId="44017252">
            <w:pPr>
              <w:spacing w:line="276" w:lineRule="auto"/>
              <w:rPr>
                <w:rFonts w:cs="宋体" w:asciiTheme="minorEastAsia" w:hAnsiTheme="minorEastAsia"/>
                <w:szCs w:val="21"/>
              </w:rPr>
            </w:pPr>
            <w:r>
              <w:rPr>
                <w:rFonts w:hint="eastAsia" w:cs="宋体" w:asciiTheme="minorEastAsia" w:hAnsiTheme="minorEastAsia"/>
                <w:szCs w:val="21"/>
              </w:rPr>
              <w:t>未出现法律、法规和项目采购文件规定的其他无效情形</w:t>
            </w:r>
          </w:p>
        </w:tc>
      </w:tr>
      <w:tr w14:paraId="6B26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7136CF4B">
            <w:pPr>
              <w:widowControl/>
              <w:numPr>
                <w:ilvl w:val="0"/>
                <w:numId w:val="15"/>
              </w:numPr>
              <w:jc w:val="center"/>
              <w:rPr>
                <w:rFonts w:cs="宋体" w:asciiTheme="minorEastAsia" w:hAnsiTheme="minorEastAsia"/>
                <w:color w:val="000000"/>
                <w:kern w:val="0"/>
                <w:szCs w:val="21"/>
              </w:rPr>
            </w:pPr>
          </w:p>
        </w:tc>
        <w:tc>
          <w:tcPr>
            <w:tcW w:w="2297" w:type="dxa"/>
            <w:vAlign w:val="center"/>
          </w:tcPr>
          <w:p w14:paraId="2AA3DF4E">
            <w:pPr>
              <w:widowControl/>
              <w:jc w:val="center"/>
              <w:rPr>
                <w:rFonts w:cs="宋体" w:asciiTheme="minorEastAsia" w:hAnsiTheme="minorEastAsia"/>
                <w:color w:val="FF0000"/>
                <w:kern w:val="0"/>
                <w:szCs w:val="21"/>
              </w:rPr>
            </w:pPr>
            <w:r>
              <w:rPr>
                <w:rFonts w:hint="eastAsia" w:cs="宋体" w:asciiTheme="minorEastAsia" w:hAnsiTheme="minorEastAsia"/>
                <w:color w:val="FF0000"/>
                <w:kern w:val="0"/>
                <w:szCs w:val="21"/>
              </w:rPr>
              <w:t>投标保证金</w:t>
            </w:r>
          </w:p>
        </w:tc>
        <w:tc>
          <w:tcPr>
            <w:tcW w:w="7393" w:type="dxa"/>
            <w:vAlign w:val="center"/>
          </w:tcPr>
          <w:p w14:paraId="0F59BCB9">
            <w:pPr>
              <w:spacing w:line="276" w:lineRule="auto"/>
              <w:rPr>
                <w:rFonts w:cs="宋体" w:asciiTheme="minorEastAsia" w:hAnsiTheme="minorEastAsia"/>
                <w:color w:val="FF0000"/>
                <w:szCs w:val="21"/>
              </w:rPr>
            </w:pPr>
            <w:r>
              <w:rPr>
                <w:rFonts w:hint="eastAsia" w:cs="宋体" w:asciiTheme="minorEastAsia" w:hAnsiTheme="minorEastAsia"/>
                <w:color w:val="FF0000"/>
                <w:kern w:val="0"/>
                <w:szCs w:val="21"/>
              </w:rPr>
              <w:t>投标人按项目采购文件要求缴纳投标保证金或投标保证</w:t>
            </w:r>
            <w:r>
              <w:rPr>
                <w:rFonts w:hint="eastAsia" w:ascii="宋体" w:hAnsi="宋体" w:cs="宋体"/>
                <w:kern w:val="0"/>
                <w:szCs w:val="21"/>
                <w:lang w:val="en-US" w:eastAsia="zh-CN"/>
              </w:rPr>
              <w:t>金</w:t>
            </w:r>
            <w:r>
              <w:rPr>
                <w:rFonts w:hint="eastAsia" w:cs="宋体" w:asciiTheme="minorEastAsia" w:hAnsiTheme="minorEastAsia"/>
                <w:color w:val="FF0000"/>
                <w:kern w:val="0"/>
                <w:szCs w:val="21"/>
              </w:rPr>
              <w:t>缴纳金额满足项目采购文件要求的</w:t>
            </w:r>
          </w:p>
        </w:tc>
      </w:tr>
      <w:tr w14:paraId="511B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15" w:type="dxa"/>
            <w:vAlign w:val="center"/>
          </w:tcPr>
          <w:p w14:paraId="0F2F45D9">
            <w:pPr>
              <w:widowControl/>
              <w:numPr>
                <w:ilvl w:val="0"/>
                <w:numId w:val="15"/>
              </w:numPr>
              <w:jc w:val="center"/>
              <w:rPr>
                <w:rFonts w:cs="宋体" w:asciiTheme="minorEastAsia" w:hAnsiTheme="minorEastAsia"/>
                <w:color w:val="000000"/>
                <w:kern w:val="0"/>
                <w:szCs w:val="21"/>
              </w:rPr>
            </w:pPr>
          </w:p>
        </w:tc>
        <w:tc>
          <w:tcPr>
            <w:tcW w:w="2297" w:type="dxa"/>
            <w:vAlign w:val="center"/>
          </w:tcPr>
          <w:p w14:paraId="3002D939">
            <w:pPr>
              <w:widowControl/>
              <w:jc w:val="center"/>
              <w:rPr>
                <w:rFonts w:cs="宋体" w:asciiTheme="minorEastAsia" w:hAnsiTheme="minorEastAsia"/>
                <w:color w:val="FF0000"/>
                <w:kern w:val="0"/>
                <w:szCs w:val="21"/>
              </w:rPr>
            </w:pPr>
            <w:r>
              <w:rPr>
                <w:rFonts w:hint="eastAsia" w:cs="宋体" w:asciiTheme="minorEastAsia" w:hAnsiTheme="minorEastAsia"/>
                <w:color w:val="FF0000"/>
                <w:kern w:val="0"/>
                <w:szCs w:val="21"/>
              </w:rPr>
              <w:t>进口情况</w:t>
            </w:r>
          </w:p>
        </w:tc>
        <w:tc>
          <w:tcPr>
            <w:tcW w:w="7393" w:type="dxa"/>
            <w:vAlign w:val="center"/>
          </w:tcPr>
          <w:p w14:paraId="76A6C237">
            <w:pPr>
              <w:spacing w:line="276" w:lineRule="auto"/>
              <w:rPr>
                <w:rFonts w:cs="宋体" w:asciiTheme="minorEastAsia" w:hAnsiTheme="minorEastAsia"/>
                <w:color w:val="FF0000"/>
                <w:kern w:val="0"/>
                <w:szCs w:val="21"/>
              </w:rPr>
            </w:pPr>
            <w:r>
              <w:rPr>
                <w:rFonts w:asciiTheme="minorEastAsia" w:hAnsiTheme="minorEastAsia"/>
                <w:color w:val="FF0000"/>
              </w:rPr>
              <w:t>采购文件要求采购本国产品时未以进口产品投标</w:t>
            </w:r>
          </w:p>
        </w:tc>
      </w:tr>
    </w:tbl>
    <w:p w14:paraId="7754134C">
      <w:pPr>
        <w:numPr>
          <w:ilvl w:val="0"/>
          <w:numId w:val="14"/>
        </w:numPr>
        <w:spacing w:line="360" w:lineRule="auto"/>
        <w:rPr>
          <w:rFonts w:hint="eastAsia" w:asciiTheme="minorEastAsia" w:hAnsiTheme="minorEastAsia"/>
          <w:lang w:eastAsia="zh-CN"/>
        </w:rPr>
      </w:pPr>
      <w:bookmarkStart w:id="6" w:name="_Toc98166110"/>
      <w:r>
        <w:rPr>
          <w:rFonts w:hint="eastAsia" w:asciiTheme="minorEastAsia" w:hAnsiTheme="minorEastAsia"/>
          <w:lang w:val="en-US" w:eastAsia="zh-CN"/>
        </w:rPr>
        <w:t>异常低价审查表</w:t>
      </w:r>
    </w:p>
    <w:tbl>
      <w:tblPr>
        <w:tblStyle w:val="23"/>
        <w:tblpPr w:leftFromText="180" w:rightFromText="180" w:vertAnchor="text" w:horzAnchor="page" w:tblpX="793" w:tblpY="489"/>
        <w:tblOverlap w:val="never"/>
        <w:tblW w:w="10498"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68"/>
        <w:gridCol w:w="2295"/>
        <w:gridCol w:w="3525"/>
        <w:gridCol w:w="3810"/>
      </w:tblGrid>
      <w:tr w14:paraId="4663E54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68" w:type="dxa"/>
          </w:tcPr>
          <w:p w14:paraId="25540628">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序号</w:t>
            </w:r>
          </w:p>
        </w:tc>
        <w:tc>
          <w:tcPr>
            <w:tcW w:w="2295" w:type="dxa"/>
          </w:tcPr>
          <w:p w14:paraId="37D821B9">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评审点要求概况</w:t>
            </w:r>
          </w:p>
        </w:tc>
        <w:tc>
          <w:tcPr>
            <w:tcW w:w="3525" w:type="dxa"/>
          </w:tcPr>
          <w:p w14:paraId="2DD5E275">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异常低价的情形</w:t>
            </w:r>
          </w:p>
        </w:tc>
        <w:tc>
          <w:tcPr>
            <w:tcW w:w="3810" w:type="dxa"/>
          </w:tcPr>
          <w:p w14:paraId="1F94A878">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评审点具体描述</w:t>
            </w:r>
          </w:p>
        </w:tc>
      </w:tr>
      <w:tr w14:paraId="4A1D44D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68" w:type="dxa"/>
          </w:tcPr>
          <w:p w14:paraId="2BE135E9">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1</w:t>
            </w:r>
          </w:p>
        </w:tc>
        <w:tc>
          <w:tcPr>
            <w:tcW w:w="2295" w:type="dxa"/>
          </w:tcPr>
          <w:p w14:paraId="11DF0F6A">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异常低价审查</w:t>
            </w:r>
          </w:p>
        </w:tc>
        <w:tc>
          <w:tcPr>
            <w:tcW w:w="3525" w:type="dxa"/>
          </w:tcPr>
          <w:p w14:paraId="3DA01BF1">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 xml:space="preserve"> 1）投标（响应）报价低于全部通过符合性审查供应商投标（响应）报价平均值×50%的，即投标（响应）报价&lt;全部通过符合性审查供应商投标（响应）报价平均值×50%。</w:t>
            </w:r>
            <w:r>
              <w:rPr>
                <w:rFonts w:hint="eastAsia" w:asciiTheme="minorEastAsia" w:hAnsiTheme="minorEastAsia"/>
                <w:lang w:eastAsia="zh-CN"/>
              </w:rPr>
              <w:br w:type="textWrapping"/>
            </w:r>
            <w:r>
              <w:rPr>
                <w:rFonts w:hint="eastAsia" w:asciiTheme="minorEastAsia" w:hAnsiTheme="minorEastAsia"/>
                <w:lang w:eastAsia="zh-CN"/>
              </w:rPr>
              <w:t xml:space="preserve"> 2）投标（响应）报价低于通过符合性审查且报价次低供应商投标（响应）报价×50%的，即投标（响应）报价&lt;通过符合性审查且报价次低供应商投标（响应）报价×50%。</w:t>
            </w:r>
            <w:r>
              <w:rPr>
                <w:rFonts w:hint="eastAsia" w:asciiTheme="minorEastAsia" w:hAnsiTheme="minorEastAsia"/>
                <w:lang w:eastAsia="zh-CN"/>
              </w:rPr>
              <w:br w:type="textWrapping"/>
            </w:r>
            <w:r>
              <w:rPr>
                <w:rFonts w:hint="eastAsia" w:asciiTheme="minorEastAsia" w:hAnsiTheme="minorEastAsia"/>
                <w:lang w:eastAsia="zh-CN"/>
              </w:rPr>
              <w:t xml:space="preserve"> 3）投标（响应）报价低于采购项目最高限价45%的，即投标（响应）报价&lt;采购项目最高限价×45%。</w:t>
            </w:r>
            <w:r>
              <w:rPr>
                <w:rFonts w:hint="eastAsia" w:asciiTheme="minorEastAsia" w:hAnsiTheme="minorEastAsia"/>
                <w:lang w:eastAsia="zh-CN"/>
              </w:rPr>
              <w:br w:type="textWrapping"/>
            </w:r>
            <w:r>
              <w:rPr>
                <w:rFonts w:hint="eastAsia" w:asciiTheme="minorEastAsia" w:hAnsiTheme="minorEastAsia"/>
                <w:lang w:eastAsia="zh-CN"/>
              </w:rPr>
              <w:t xml:space="preserve"> 4）其他评审委员会认为供应商报价过低，有可能影响产品质量或无法诚信履约的情形。</w:t>
            </w:r>
          </w:p>
        </w:tc>
        <w:tc>
          <w:tcPr>
            <w:tcW w:w="3810" w:type="dxa"/>
          </w:tcPr>
          <w:p w14:paraId="6F3B32DE">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 xml:space="preserve"> 投标（响应）报价出现异常低价的，供应商需在评审现场合理时间内提供书面说明及必要的证明材料，对投标（响应）价格作出解释。书面说明、证明材料应包括项目具体成本测算等与报价合理性相关的说明和材料。</w:t>
            </w:r>
          </w:p>
        </w:tc>
      </w:tr>
    </w:tbl>
    <w:p w14:paraId="6C69B8B3">
      <w:pPr>
        <w:numPr>
          <w:ilvl w:val="0"/>
          <w:numId w:val="0"/>
        </w:numPr>
        <w:spacing w:line="360" w:lineRule="auto"/>
        <w:ind w:leftChars="0"/>
        <w:rPr>
          <w:rFonts w:hint="eastAsia" w:asciiTheme="minorEastAsia" w:hAnsiTheme="minorEastAsia"/>
          <w:lang w:eastAsia="zh-CN"/>
        </w:rPr>
      </w:pPr>
      <w:r>
        <w:rPr>
          <w:rFonts w:hint="eastAsia" w:asciiTheme="minorEastAsia" w:hAnsiTheme="minorEastAsia"/>
          <w:lang w:eastAsia="zh-CN"/>
        </w:rPr>
        <w:t>备注：1. 如项目（包组）采用下浮率报价，上述投标（响应）报价应为（1-下浮率报价）。</w:t>
      </w:r>
    </w:p>
    <w:p w14:paraId="17207485">
      <w:pPr>
        <w:pStyle w:val="2"/>
        <w:numPr>
          <w:ilvl w:val="0"/>
          <w:numId w:val="1"/>
        </w:numPr>
        <w:spacing w:before="0" w:after="0" w:line="360" w:lineRule="auto"/>
        <w:rPr>
          <w:rFonts w:asciiTheme="minorEastAsia" w:hAnsiTheme="minorEastAsia"/>
          <w:sz w:val="21"/>
          <w:szCs w:val="21"/>
        </w:rPr>
      </w:pPr>
      <w:r>
        <w:rPr>
          <w:rFonts w:asciiTheme="minorEastAsia" w:hAnsiTheme="minorEastAsia"/>
          <w:sz w:val="21"/>
          <w:szCs w:val="21"/>
        </w:rPr>
        <w:t>技术标准与要求</w:t>
      </w:r>
      <w:bookmarkEnd w:id="6"/>
    </w:p>
    <w:p w14:paraId="47E0107D">
      <w:pPr>
        <w:spacing w:line="360" w:lineRule="auto"/>
        <w:rPr>
          <w:rFonts w:asciiTheme="minorEastAsia" w:hAnsiTheme="minorEastAsia"/>
          <w:b/>
        </w:rPr>
      </w:pPr>
      <w:r>
        <w:rPr>
          <w:rFonts w:hint="eastAsia" w:asciiTheme="minorEastAsia" w:hAnsiTheme="minorEastAsia"/>
          <w:b/>
        </w:rPr>
        <w:t>说明：性质标“</w:t>
      </w:r>
      <w:r>
        <w:rPr>
          <w:rFonts w:hint="eastAsia" w:asciiTheme="minorEastAsia" w:hAnsiTheme="minorEastAsia"/>
          <w:color w:val="222222"/>
          <w:szCs w:val="21"/>
          <w:shd w:val="clear" w:color="auto" w:fill="F5F7FA"/>
        </w:rPr>
        <w:t>★</w:t>
      </w:r>
      <w:r>
        <w:rPr>
          <w:rFonts w:hint="eastAsia" w:asciiTheme="minorEastAsia" w:hAnsiTheme="minorEastAsia"/>
          <w:b/>
        </w:rPr>
        <w:t>”表示该参数为必须完全满足的实质性要求，投标人如有一项带“★”的条款未响应或</w:t>
      </w:r>
      <w:r>
        <w:rPr>
          <w:rFonts w:hint="eastAsia" w:asciiTheme="minorEastAsia" w:hAnsiTheme="minorEastAsia"/>
          <w:b/>
          <w:lang w:val="en-US" w:eastAsia="zh-CN"/>
        </w:rPr>
        <w:t>不满足</w:t>
      </w:r>
      <w:r>
        <w:rPr>
          <w:rFonts w:hint="eastAsia" w:asciiTheme="minorEastAsia" w:hAnsiTheme="minorEastAsia"/>
          <w:b/>
        </w:rPr>
        <w:t>，将按无效投标处理。</w:t>
      </w:r>
    </w:p>
    <w:p w14:paraId="4C386435">
      <w:pPr>
        <w:spacing w:line="360" w:lineRule="auto"/>
        <w:rPr>
          <w:rFonts w:hint="eastAsia" w:asciiTheme="minorEastAsia" w:hAnsiTheme="minorEastAsia"/>
          <w:color w:val="FF0000"/>
          <w:lang w:val="en-US" w:eastAsia="zh-CN"/>
        </w:rPr>
      </w:pPr>
      <w:r>
        <w:rPr>
          <w:rFonts w:hint="eastAsia" w:asciiTheme="minorEastAsia" w:hAnsiTheme="minorEastAsia"/>
          <w:color w:val="FF0000"/>
          <w:lang w:val="en-US" w:eastAsia="zh-CN"/>
        </w:rPr>
        <w:t>采购包1：</w:t>
      </w:r>
    </w:p>
    <w:p w14:paraId="1287E875">
      <w:pPr>
        <w:spacing w:line="360" w:lineRule="auto"/>
        <w:rPr>
          <w:rFonts w:asciiTheme="minorEastAsia" w:hAnsiTheme="minorEastAsia"/>
          <w:color w:val="FF0000"/>
          <w:u w:val="single"/>
        </w:rPr>
      </w:pPr>
      <w:r>
        <w:rPr>
          <w:rFonts w:hint="eastAsia" w:asciiTheme="minorEastAsia" w:hAnsiTheme="minorEastAsia"/>
          <w:lang w:val="en-US" w:eastAsia="zh-CN"/>
        </w:rPr>
        <w:t>附表一</w:t>
      </w:r>
      <w:r>
        <w:rPr>
          <w:rFonts w:hint="eastAsia" w:asciiTheme="minorEastAsia" w:hAnsiTheme="minorEastAsia"/>
        </w:rPr>
        <w:t>：</w:t>
      </w:r>
      <w:r>
        <w:rPr>
          <w:rFonts w:hint="eastAsia" w:asciiTheme="minorEastAsia" w:hAnsiTheme="minorEastAsia"/>
          <w:color w:val="FF0000"/>
        </w:rPr>
        <w:t xml:space="preserve">编号1-1的货物/服务/工程名称 </w:t>
      </w:r>
    </w:p>
    <w:tbl>
      <w:tblPr>
        <w:tblStyle w:val="24"/>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6"/>
        <w:gridCol w:w="1276"/>
        <w:gridCol w:w="6244"/>
      </w:tblGrid>
      <w:tr w14:paraId="2A09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dxa"/>
          </w:tcPr>
          <w:p w14:paraId="1816C76E">
            <w:pPr>
              <w:spacing w:line="360" w:lineRule="auto"/>
              <w:jc w:val="center"/>
              <w:rPr>
                <w:rFonts w:asciiTheme="minorEastAsia" w:hAnsiTheme="minorEastAsia"/>
                <w:b/>
              </w:rPr>
            </w:pPr>
            <w:r>
              <w:rPr>
                <w:rFonts w:hint="eastAsia" w:asciiTheme="minorEastAsia" w:hAnsiTheme="minorEastAsia"/>
                <w:b/>
              </w:rPr>
              <w:t>参数性质</w:t>
            </w:r>
          </w:p>
        </w:tc>
        <w:tc>
          <w:tcPr>
            <w:tcW w:w="1276" w:type="dxa"/>
          </w:tcPr>
          <w:p w14:paraId="5B8AF86B">
            <w:pPr>
              <w:spacing w:line="360" w:lineRule="auto"/>
              <w:jc w:val="center"/>
              <w:rPr>
                <w:rFonts w:asciiTheme="minorEastAsia" w:hAnsiTheme="minorEastAsia"/>
                <w:b/>
              </w:rPr>
            </w:pPr>
            <w:r>
              <w:rPr>
                <w:rFonts w:hint="eastAsia" w:asciiTheme="minorEastAsia" w:hAnsiTheme="minorEastAsia"/>
                <w:b/>
              </w:rPr>
              <w:t>编号</w:t>
            </w:r>
          </w:p>
        </w:tc>
        <w:tc>
          <w:tcPr>
            <w:tcW w:w="6244" w:type="dxa"/>
          </w:tcPr>
          <w:p w14:paraId="220B3E8D">
            <w:pPr>
              <w:spacing w:line="360" w:lineRule="auto"/>
              <w:jc w:val="center"/>
              <w:rPr>
                <w:rFonts w:asciiTheme="minorEastAsia" w:hAnsiTheme="minorEastAsia"/>
                <w:b/>
              </w:rPr>
            </w:pPr>
            <w:r>
              <w:rPr>
                <w:rFonts w:hint="eastAsia" w:asciiTheme="minorEastAsia" w:hAnsiTheme="minorEastAsia"/>
                <w:b/>
              </w:rPr>
              <w:t>具体技术(参数)要求</w:t>
            </w:r>
          </w:p>
        </w:tc>
      </w:tr>
      <w:tr w14:paraId="38F3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dxa"/>
          </w:tcPr>
          <w:p w14:paraId="5F53B14B">
            <w:pPr>
              <w:spacing w:line="360" w:lineRule="auto"/>
              <w:jc w:val="center"/>
              <w:rPr>
                <w:rFonts w:asciiTheme="minorEastAsia" w:hAnsiTheme="minorEastAsia"/>
                <w:color w:val="FF0000"/>
              </w:rPr>
            </w:pPr>
          </w:p>
        </w:tc>
        <w:tc>
          <w:tcPr>
            <w:tcW w:w="1276" w:type="dxa"/>
          </w:tcPr>
          <w:p w14:paraId="3252D292">
            <w:pPr>
              <w:numPr>
                <w:ilvl w:val="0"/>
                <w:numId w:val="16"/>
              </w:numPr>
              <w:spacing w:line="360" w:lineRule="auto"/>
              <w:jc w:val="center"/>
              <w:rPr>
                <w:rFonts w:asciiTheme="minorEastAsia" w:hAnsiTheme="minorEastAsia"/>
                <w:color w:val="FF0000"/>
              </w:rPr>
            </w:pPr>
          </w:p>
        </w:tc>
        <w:tc>
          <w:tcPr>
            <w:tcW w:w="6244" w:type="dxa"/>
          </w:tcPr>
          <w:p w14:paraId="247654BC">
            <w:pPr>
              <w:spacing w:line="360" w:lineRule="auto"/>
              <w:jc w:val="left"/>
              <w:rPr>
                <w:rFonts w:asciiTheme="minorEastAsia" w:hAnsiTheme="minorEastAsia"/>
                <w:color w:val="FF0000"/>
              </w:rPr>
            </w:pPr>
          </w:p>
        </w:tc>
      </w:tr>
      <w:tr w14:paraId="7E6D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dxa"/>
          </w:tcPr>
          <w:p w14:paraId="7996000B">
            <w:pPr>
              <w:spacing w:line="360" w:lineRule="auto"/>
              <w:jc w:val="center"/>
              <w:rPr>
                <w:rFonts w:asciiTheme="minorEastAsia" w:hAnsiTheme="minorEastAsia"/>
                <w:color w:val="FF0000"/>
              </w:rPr>
            </w:pPr>
          </w:p>
        </w:tc>
        <w:tc>
          <w:tcPr>
            <w:tcW w:w="1276" w:type="dxa"/>
          </w:tcPr>
          <w:p w14:paraId="2733C78C">
            <w:pPr>
              <w:numPr>
                <w:ilvl w:val="0"/>
                <w:numId w:val="16"/>
              </w:numPr>
              <w:spacing w:line="360" w:lineRule="auto"/>
              <w:jc w:val="center"/>
              <w:rPr>
                <w:rFonts w:asciiTheme="minorEastAsia" w:hAnsiTheme="minorEastAsia"/>
                <w:color w:val="FF0000"/>
              </w:rPr>
            </w:pPr>
          </w:p>
        </w:tc>
        <w:tc>
          <w:tcPr>
            <w:tcW w:w="6244" w:type="dxa"/>
          </w:tcPr>
          <w:p w14:paraId="19CE4612">
            <w:pPr>
              <w:spacing w:line="360" w:lineRule="auto"/>
              <w:jc w:val="left"/>
              <w:rPr>
                <w:rFonts w:asciiTheme="minorEastAsia" w:hAnsiTheme="minorEastAsia"/>
                <w:color w:val="FF0000"/>
              </w:rPr>
            </w:pPr>
          </w:p>
        </w:tc>
      </w:tr>
      <w:tr w14:paraId="5EB5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6" w:type="dxa"/>
          </w:tcPr>
          <w:p w14:paraId="12594A58">
            <w:pPr>
              <w:spacing w:line="360" w:lineRule="auto"/>
              <w:jc w:val="center"/>
              <w:rPr>
                <w:rFonts w:asciiTheme="minorEastAsia" w:hAnsiTheme="minorEastAsia"/>
                <w:color w:val="FF0000"/>
              </w:rPr>
            </w:pPr>
          </w:p>
        </w:tc>
        <w:tc>
          <w:tcPr>
            <w:tcW w:w="1276" w:type="dxa"/>
          </w:tcPr>
          <w:p w14:paraId="0427738B">
            <w:pPr>
              <w:numPr>
                <w:ilvl w:val="0"/>
                <w:numId w:val="16"/>
              </w:numPr>
              <w:spacing w:line="360" w:lineRule="auto"/>
              <w:jc w:val="center"/>
              <w:rPr>
                <w:rFonts w:asciiTheme="minorEastAsia" w:hAnsiTheme="minorEastAsia"/>
                <w:color w:val="FF0000"/>
              </w:rPr>
            </w:pPr>
          </w:p>
        </w:tc>
        <w:tc>
          <w:tcPr>
            <w:tcW w:w="6244" w:type="dxa"/>
          </w:tcPr>
          <w:p w14:paraId="06AE25ED">
            <w:pPr>
              <w:spacing w:line="360" w:lineRule="auto"/>
              <w:jc w:val="left"/>
              <w:rPr>
                <w:rFonts w:asciiTheme="minorEastAsia" w:hAnsiTheme="minorEastAsia"/>
                <w:color w:val="FF0000"/>
              </w:rPr>
            </w:pPr>
          </w:p>
        </w:tc>
      </w:tr>
    </w:tbl>
    <w:p w14:paraId="120C774C">
      <w:pPr>
        <w:spacing w:line="360" w:lineRule="auto"/>
        <w:rPr>
          <w:rFonts w:asciiTheme="minorEastAsia" w:hAnsiTheme="minorEastAsia"/>
          <w:color w:val="FF0000"/>
          <w:u w:val="single"/>
        </w:rPr>
      </w:pPr>
      <w:r>
        <w:rPr>
          <w:rFonts w:hint="eastAsia" w:asciiTheme="minorEastAsia" w:hAnsiTheme="minorEastAsia"/>
          <w:lang w:val="en-US" w:eastAsia="zh-CN"/>
        </w:rPr>
        <w:t>附表二</w:t>
      </w:r>
      <w:r>
        <w:rPr>
          <w:rFonts w:hint="eastAsia" w:asciiTheme="minorEastAsia" w:hAnsiTheme="minorEastAsia"/>
        </w:rPr>
        <w:t>：</w:t>
      </w:r>
      <w:r>
        <w:rPr>
          <w:rFonts w:hint="eastAsia" w:asciiTheme="minorEastAsia" w:hAnsiTheme="minorEastAsia"/>
          <w:color w:val="FF0000"/>
        </w:rPr>
        <w:t xml:space="preserve">编号1-2的货物/服务/工程名称 </w:t>
      </w:r>
      <w:r>
        <w:rPr>
          <w:rFonts w:hint="eastAsia" w:asciiTheme="minorEastAsia" w:hAnsiTheme="minorEastAsia"/>
        </w:rPr>
        <w:t xml:space="preserve"> </w:t>
      </w:r>
    </w:p>
    <w:tbl>
      <w:tblPr>
        <w:tblStyle w:val="24"/>
        <w:tblW w:w="87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276"/>
        <w:gridCol w:w="6265"/>
      </w:tblGrid>
      <w:tr w14:paraId="003E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7" w:type="dxa"/>
          </w:tcPr>
          <w:p w14:paraId="17250FE9">
            <w:pPr>
              <w:spacing w:line="360" w:lineRule="auto"/>
              <w:jc w:val="center"/>
              <w:rPr>
                <w:rFonts w:asciiTheme="minorEastAsia" w:hAnsiTheme="minorEastAsia"/>
                <w:b/>
              </w:rPr>
            </w:pPr>
            <w:r>
              <w:rPr>
                <w:rFonts w:hint="eastAsia" w:asciiTheme="minorEastAsia" w:hAnsiTheme="minorEastAsia"/>
                <w:b/>
              </w:rPr>
              <w:t>参数性质</w:t>
            </w:r>
          </w:p>
        </w:tc>
        <w:tc>
          <w:tcPr>
            <w:tcW w:w="1276" w:type="dxa"/>
          </w:tcPr>
          <w:p w14:paraId="7E43DBED">
            <w:pPr>
              <w:spacing w:line="360" w:lineRule="auto"/>
              <w:jc w:val="center"/>
              <w:rPr>
                <w:rFonts w:asciiTheme="minorEastAsia" w:hAnsiTheme="minorEastAsia"/>
                <w:b/>
              </w:rPr>
            </w:pPr>
            <w:r>
              <w:rPr>
                <w:rFonts w:hint="eastAsia" w:asciiTheme="minorEastAsia" w:hAnsiTheme="minorEastAsia"/>
                <w:b/>
              </w:rPr>
              <w:t>编号</w:t>
            </w:r>
          </w:p>
        </w:tc>
        <w:tc>
          <w:tcPr>
            <w:tcW w:w="6265" w:type="dxa"/>
          </w:tcPr>
          <w:p w14:paraId="3135B5F4">
            <w:pPr>
              <w:spacing w:line="360" w:lineRule="auto"/>
              <w:jc w:val="center"/>
              <w:rPr>
                <w:rFonts w:asciiTheme="minorEastAsia" w:hAnsiTheme="minorEastAsia"/>
                <w:b/>
              </w:rPr>
            </w:pPr>
            <w:r>
              <w:rPr>
                <w:rFonts w:hint="eastAsia" w:asciiTheme="minorEastAsia" w:hAnsiTheme="minorEastAsia"/>
                <w:b/>
              </w:rPr>
              <w:t>具体技术(参数)要求</w:t>
            </w:r>
          </w:p>
        </w:tc>
      </w:tr>
      <w:tr w14:paraId="1315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7" w:type="dxa"/>
          </w:tcPr>
          <w:p w14:paraId="757C1008">
            <w:pPr>
              <w:spacing w:line="360" w:lineRule="auto"/>
              <w:jc w:val="center"/>
              <w:rPr>
                <w:rFonts w:asciiTheme="minorEastAsia" w:hAnsiTheme="minorEastAsia"/>
                <w:color w:val="FF0000"/>
              </w:rPr>
            </w:pPr>
          </w:p>
        </w:tc>
        <w:tc>
          <w:tcPr>
            <w:tcW w:w="1276" w:type="dxa"/>
          </w:tcPr>
          <w:p w14:paraId="468FD4E5">
            <w:pPr>
              <w:numPr>
                <w:ilvl w:val="0"/>
                <w:numId w:val="17"/>
              </w:numPr>
              <w:spacing w:line="360" w:lineRule="auto"/>
              <w:jc w:val="center"/>
              <w:rPr>
                <w:rFonts w:asciiTheme="minorEastAsia" w:hAnsiTheme="minorEastAsia"/>
                <w:color w:val="FF0000"/>
              </w:rPr>
            </w:pPr>
          </w:p>
        </w:tc>
        <w:tc>
          <w:tcPr>
            <w:tcW w:w="6265" w:type="dxa"/>
          </w:tcPr>
          <w:p w14:paraId="61D76928">
            <w:pPr>
              <w:spacing w:line="360" w:lineRule="auto"/>
              <w:jc w:val="left"/>
              <w:rPr>
                <w:rFonts w:asciiTheme="minorEastAsia" w:hAnsiTheme="minorEastAsia"/>
                <w:color w:val="FF0000"/>
              </w:rPr>
            </w:pPr>
          </w:p>
        </w:tc>
      </w:tr>
      <w:tr w14:paraId="5552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7" w:type="dxa"/>
          </w:tcPr>
          <w:p w14:paraId="6B4625DA">
            <w:pPr>
              <w:spacing w:line="360" w:lineRule="auto"/>
              <w:jc w:val="center"/>
              <w:rPr>
                <w:rFonts w:asciiTheme="minorEastAsia" w:hAnsiTheme="minorEastAsia"/>
                <w:color w:val="FF0000"/>
              </w:rPr>
            </w:pPr>
          </w:p>
        </w:tc>
        <w:tc>
          <w:tcPr>
            <w:tcW w:w="1276" w:type="dxa"/>
          </w:tcPr>
          <w:p w14:paraId="7978E87B">
            <w:pPr>
              <w:numPr>
                <w:ilvl w:val="0"/>
                <w:numId w:val="17"/>
              </w:numPr>
              <w:spacing w:line="360" w:lineRule="auto"/>
              <w:jc w:val="center"/>
              <w:rPr>
                <w:rFonts w:asciiTheme="minorEastAsia" w:hAnsiTheme="minorEastAsia"/>
                <w:color w:val="FF0000"/>
              </w:rPr>
            </w:pPr>
          </w:p>
        </w:tc>
        <w:tc>
          <w:tcPr>
            <w:tcW w:w="6265" w:type="dxa"/>
          </w:tcPr>
          <w:p w14:paraId="50771380">
            <w:pPr>
              <w:spacing w:line="360" w:lineRule="auto"/>
              <w:jc w:val="left"/>
              <w:rPr>
                <w:rFonts w:asciiTheme="minorEastAsia" w:hAnsiTheme="minorEastAsia"/>
                <w:color w:val="FF0000"/>
              </w:rPr>
            </w:pPr>
          </w:p>
        </w:tc>
      </w:tr>
      <w:tr w14:paraId="0E17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7" w:type="dxa"/>
          </w:tcPr>
          <w:p w14:paraId="358A0A94">
            <w:pPr>
              <w:spacing w:line="360" w:lineRule="auto"/>
              <w:jc w:val="center"/>
              <w:rPr>
                <w:rFonts w:asciiTheme="minorEastAsia" w:hAnsiTheme="minorEastAsia"/>
                <w:color w:val="FF0000"/>
              </w:rPr>
            </w:pPr>
          </w:p>
        </w:tc>
        <w:tc>
          <w:tcPr>
            <w:tcW w:w="1276" w:type="dxa"/>
          </w:tcPr>
          <w:p w14:paraId="0C9B0187">
            <w:pPr>
              <w:numPr>
                <w:ilvl w:val="0"/>
                <w:numId w:val="17"/>
              </w:numPr>
              <w:spacing w:line="360" w:lineRule="auto"/>
              <w:jc w:val="center"/>
              <w:rPr>
                <w:rFonts w:asciiTheme="minorEastAsia" w:hAnsiTheme="minorEastAsia"/>
                <w:color w:val="FF0000"/>
              </w:rPr>
            </w:pPr>
          </w:p>
        </w:tc>
        <w:tc>
          <w:tcPr>
            <w:tcW w:w="6265" w:type="dxa"/>
          </w:tcPr>
          <w:p w14:paraId="65AA883D">
            <w:pPr>
              <w:spacing w:line="360" w:lineRule="auto"/>
              <w:jc w:val="left"/>
              <w:rPr>
                <w:rFonts w:asciiTheme="minorEastAsia" w:hAnsiTheme="minorEastAsia"/>
                <w:color w:val="FF0000"/>
              </w:rPr>
            </w:pPr>
          </w:p>
        </w:tc>
      </w:tr>
    </w:tbl>
    <w:p w14:paraId="3A999D1F">
      <w:pPr>
        <w:pStyle w:val="2"/>
        <w:numPr>
          <w:ilvl w:val="0"/>
          <w:numId w:val="1"/>
        </w:numPr>
        <w:spacing w:before="0" w:after="0" w:line="360" w:lineRule="auto"/>
        <w:rPr>
          <w:rFonts w:asciiTheme="minorEastAsia" w:hAnsiTheme="minorEastAsia"/>
          <w:sz w:val="21"/>
          <w:szCs w:val="21"/>
        </w:rPr>
      </w:pPr>
      <w:bookmarkStart w:id="7" w:name="_Toc98166111"/>
      <w:r>
        <w:rPr>
          <w:rFonts w:hint="eastAsia" w:asciiTheme="minorEastAsia" w:hAnsiTheme="minorEastAsia"/>
          <w:sz w:val="21"/>
          <w:szCs w:val="21"/>
        </w:rPr>
        <w:t>评标方法及标准</w:t>
      </w:r>
      <w:bookmarkEnd w:id="7"/>
    </w:p>
    <w:p w14:paraId="3F448411">
      <w:pPr>
        <w:spacing w:line="360" w:lineRule="auto"/>
        <w:rPr>
          <w:rFonts w:asciiTheme="minorEastAsia" w:hAnsiTheme="minorEastAsia"/>
        </w:rPr>
      </w:pPr>
      <w:r>
        <w:rPr>
          <w:rFonts w:hint="eastAsia" w:asciiTheme="minorEastAsia" w:hAnsiTheme="minorEastAsia"/>
        </w:rPr>
        <w:t>本合同包评标办法：综合评分法</w:t>
      </w:r>
    </w:p>
    <w:p w14:paraId="4F66739D">
      <w:pPr>
        <w:spacing w:line="360" w:lineRule="auto"/>
        <w:rPr>
          <w:rFonts w:asciiTheme="minorEastAsia" w:hAnsiTheme="minorEastAsia"/>
        </w:rPr>
      </w:pPr>
      <w:r>
        <w:rPr>
          <w:rFonts w:hint="eastAsia" w:asciiTheme="minorEastAsia" w:hAnsiTheme="minorEastAsia"/>
        </w:rPr>
        <w:t>已设置评审因素总分：</w:t>
      </w:r>
      <w:r>
        <w:rPr>
          <w:rFonts w:hint="eastAsia" w:asciiTheme="minorEastAsia" w:hAnsiTheme="minorEastAsia"/>
          <w:u w:val="single"/>
        </w:rPr>
        <w:t>100</w:t>
      </w:r>
      <w:r>
        <w:rPr>
          <w:rFonts w:hint="eastAsia" w:asciiTheme="minorEastAsia" w:hAnsiTheme="minorEastAsia"/>
        </w:rPr>
        <w:t>分</w:t>
      </w:r>
    </w:p>
    <w:p w14:paraId="5FF030C7">
      <w:pPr>
        <w:spacing w:line="360" w:lineRule="auto"/>
        <w:rPr>
          <w:rFonts w:asciiTheme="minorEastAsia" w:hAnsiTheme="minorEastAsia"/>
        </w:rPr>
      </w:pPr>
      <w:r>
        <w:rPr>
          <w:rFonts w:hint="eastAsia" w:asciiTheme="minorEastAsia" w:hAnsiTheme="minorEastAsia"/>
        </w:rPr>
        <w:t>技术部分：</w:t>
      </w:r>
      <w:r>
        <w:rPr>
          <w:rFonts w:hint="eastAsia" w:asciiTheme="minorEastAsia" w:hAnsiTheme="minorEastAsia"/>
          <w:color w:val="FF0000"/>
          <w:u w:val="single"/>
        </w:rPr>
        <w:t xml:space="preserve">    </w:t>
      </w:r>
      <w:r>
        <w:rPr>
          <w:rFonts w:hint="eastAsia" w:asciiTheme="minorEastAsia" w:hAnsiTheme="minorEastAsia"/>
          <w:color w:val="FF0000"/>
        </w:rPr>
        <w:t>分</w:t>
      </w:r>
    </w:p>
    <w:p w14:paraId="27DCA2C7">
      <w:pPr>
        <w:spacing w:line="360" w:lineRule="auto"/>
        <w:rPr>
          <w:rFonts w:asciiTheme="minorEastAsia" w:hAnsiTheme="minorEastAsia"/>
        </w:rPr>
      </w:pPr>
      <w:r>
        <w:rPr>
          <w:rFonts w:hint="eastAsia" w:asciiTheme="minorEastAsia" w:hAnsiTheme="minorEastAsia"/>
        </w:rPr>
        <w:t>商务部分：</w:t>
      </w:r>
      <w:r>
        <w:rPr>
          <w:rFonts w:hint="eastAsia" w:asciiTheme="minorEastAsia" w:hAnsiTheme="minorEastAsia"/>
          <w:color w:val="FF0000"/>
          <w:u w:val="single"/>
        </w:rPr>
        <w:t xml:space="preserve">    </w:t>
      </w:r>
      <w:r>
        <w:rPr>
          <w:rFonts w:hint="eastAsia" w:asciiTheme="minorEastAsia" w:hAnsiTheme="minorEastAsia"/>
          <w:color w:val="FF0000"/>
        </w:rPr>
        <w:t>分</w:t>
      </w:r>
    </w:p>
    <w:p w14:paraId="0E9680AF">
      <w:pPr>
        <w:spacing w:line="360" w:lineRule="auto"/>
        <w:rPr>
          <w:rFonts w:asciiTheme="minorEastAsia" w:hAnsiTheme="minorEastAsia"/>
        </w:rPr>
      </w:pPr>
      <w:r>
        <w:rPr>
          <w:rFonts w:hint="eastAsia" w:asciiTheme="minorEastAsia" w:hAnsiTheme="minorEastAsia"/>
        </w:rPr>
        <w:t>价格分：</w:t>
      </w:r>
      <w:r>
        <w:rPr>
          <w:rFonts w:hint="eastAsia" w:asciiTheme="minorEastAsia" w:hAnsiTheme="minorEastAsia"/>
          <w:color w:val="FF0000"/>
          <w:u w:val="single"/>
        </w:rPr>
        <w:t xml:space="preserve">    </w:t>
      </w:r>
      <w:r>
        <w:rPr>
          <w:rFonts w:hint="eastAsia" w:asciiTheme="minorEastAsia" w:hAnsiTheme="minorEastAsia"/>
          <w:color w:val="FF0000"/>
        </w:rPr>
        <w:t>分</w:t>
      </w:r>
    </w:p>
    <w:p w14:paraId="6E714AD7">
      <w:pPr>
        <w:numPr>
          <w:ilvl w:val="0"/>
          <w:numId w:val="18"/>
        </w:numPr>
        <w:spacing w:line="360" w:lineRule="auto"/>
        <w:ind w:left="425" w:hanging="425"/>
        <w:rPr>
          <w:rFonts w:asciiTheme="minorEastAsia" w:hAnsiTheme="minorEastAsia"/>
        </w:rPr>
      </w:pPr>
      <w:r>
        <w:rPr>
          <w:rFonts w:hint="eastAsia" w:asciiTheme="minorEastAsia" w:hAnsiTheme="minorEastAsia"/>
        </w:rPr>
        <w:t>技术部分 （</w:t>
      </w:r>
      <w:r>
        <w:rPr>
          <w:rFonts w:hint="eastAsia" w:asciiTheme="minorEastAsia" w:hAnsiTheme="minorEastAsia"/>
          <w:color w:val="FF0000"/>
          <w:u w:val="single"/>
        </w:rPr>
        <w:t xml:space="preserve">    </w:t>
      </w:r>
      <w:r>
        <w:rPr>
          <w:rFonts w:hint="eastAsia" w:asciiTheme="minorEastAsia" w:hAnsiTheme="minorEastAsia"/>
          <w:color w:val="FF0000"/>
        </w:rPr>
        <w:t>分</w:t>
      </w:r>
      <w:r>
        <w:rPr>
          <w:rFonts w:hint="eastAsia" w:asciiTheme="minorEastAsia" w:hAnsiTheme="minorEastAsia"/>
        </w:rPr>
        <w:t>）</w:t>
      </w:r>
    </w:p>
    <w:p w14:paraId="59A996C0">
      <w:pPr>
        <w:spacing w:line="360" w:lineRule="auto"/>
        <w:rPr>
          <w:rFonts w:asciiTheme="minorEastAsia" w:hAnsiTheme="minorEastAsia"/>
        </w:rPr>
      </w:pPr>
      <w:r>
        <w:rPr>
          <w:rFonts w:hint="eastAsia" w:asciiTheme="minorEastAsia" w:hAnsiTheme="minorEastAsia"/>
        </w:rPr>
        <w:t xml:space="preserve"> 说明：带“是”标志评分因素为客观分，评审时要求评审专家结果一致。</w:t>
      </w:r>
    </w:p>
    <w:tbl>
      <w:tblPr>
        <w:tblStyle w:val="23"/>
        <w:tblW w:w="99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gridCol w:w="1855"/>
        <w:gridCol w:w="1072"/>
        <w:gridCol w:w="900"/>
        <w:gridCol w:w="5405"/>
      </w:tblGrid>
      <w:tr w14:paraId="6EF1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30" w:type="dxa"/>
            <w:shd w:val="clear" w:color="auto" w:fill="auto"/>
            <w:noWrap/>
            <w:vAlign w:val="center"/>
          </w:tcPr>
          <w:p w14:paraId="2CFCA65F">
            <w:pPr>
              <w:widowControl/>
              <w:jc w:val="center"/>
              <w:rPr>
                <w:rFonts w:cs="宋体" w:asciiTheme="minorEastAsia" w:hAnsiTheme="minorEastAsia"/>
                <w:color w:val="000000"/>
                <w:kern w:val="0"/>
                <w:sz w:val="22"/>
              </w:rPr>
            </w:pPr>
            <w:r>
              <w:rPr>
                <w:rFonts w:hint="eastAsia" w:cs="宋体" w:asciiTheme="minorEastAsia" w:hAnsiTheme="minorEastAsia"/>
                <w:color w:val="000000"/>
                <w:kern w:val="0"/>
                <w:sz w:val="22"/>
              </w:rPr>
              <w:t>序号</w:t>
            </w:r>
          </w:p>
        </w:tc>
        <w:tc>
          <w:tcPr>
            <w:tcW w:w="1855" w:type="dxa"/>
            <w:shd w:val="clear" w:color="auto" w:fill="auto"/>
            <w:noWrap/>
            <w:vAlign w:val="center"/>
          </w:tcPr>
          <w:p w14:paraId="37DD59DF">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评审因素</w:t>
            </w:r>
          </w:p>
        </w:tc>
        <w:tc>
          <w:tcPr>
            <w:tcW w:w="1072" w:type="dxa"/>
            <w:shd w:val="clear" w:color="auto" w:fill="auto"/>
            <w:noWrap/>
            <w:vAlign w:val="center"/>
          </w:tcPr>
          <w:p w14:paraId="3B5776B0">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分值</w:t>
            </w:r>
          </w:p>
        </w:tc>
        <w:tc>
          <w:tcPr>
            <w:tcW w:w="900" w:type="dxa"/>
            <w:shd w:val="clear" w:color="auto" w:fill="auto"/>
            <w:noWrap/>
            <w:vAlign w:val="center"/>
          </w:tcPr>
          <w:p w14:paraId="2109A74F">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客观分</w:t>
            </w:r>
          </w:p>
        </w:tc>
        <w:tc>
          <w:tcPr>
            <w:tcW w:w="5405" w:type="dxa"/>
            <w:shd w:val="clear" w:color="auto" w:fill="auto"/>
            <w:noWrap/>
            <w:vAlign w:val="center"/>
          </w:tcPr>
          <w:p w14:paraId="76EAB2BA">
            <w:pPr>
              <w:widowControl/>
              <w:jc w:val="center"/>
              <w:rPr>
                <w:rFonts w:cs="宋体" w:asciiTheme="minorEastAsia" w:hAnsiTheme="minorEastAsia"/>
                <w:color w:val="222222"/>
                <w:kern w:val="0"/>
                <w:szCs w:val="21"/>
              </w:rPr>
            </w:pPr>
            <w:r>
              <w:rPr>
                <w:rFonts w:cs="宋体" w:asciiTheme="minorEastAsia" w:hAnsiTheme="minorEastAsia"/>
                <w:color w:val="222222"/>
                <w:kern w:val="0"/>
                <w:szCs w:val="21"/>
              </w:rPr>
              <w:t>评审标准</w:t>
            </w:r>
          </w:p>
        </w:tc>
      </w:tr>
      <w:tr w14:paraId="634A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730" w:type="dxa"/>
            <w:shd w:val="clear" w:color="auto" w:fill="auto"/>
            <w:noWrap/>
            <w:vAlign w:val="center"/>
          </w:tcPr>
          <w:p w14:paraId="254F5D6A">
            <w:pPr>
              <w:widowControl/>
              <w:numPr>
                <w:ilvl w:val="1"/>
                <w:numId w:val="19"/>
              </w:numPr>
              <w:jc w:val="center"/>
              <w:rPr>
                <w:rFonts w:cs="宋体" w:asciiTheme="minorEastAsia" w:hAnsiTheme="minorEastAsia"/>
                <w:color w:val="000000"/>
                <w:kern w:val="0"/>
                <w:sz w:val="22"/>
              </w:rPr>
            </w:pPr>
          </w:p>
        </w:tc>
        <w:tc>
          <w:tcPr>
            <w:tcW w:w="1855" w:type="dxa"/>
            <w:shd w:val="clear" w:color="auto" w:fill="auto"/>
            <w:vAlign w:val="center"/>
          </w:tcPr>
          <w:p w14:paraId="562B910F">
            <w:pPr>
              <w:widowControl/>
              <w:jc w:val="center"/>
              <w:rPr>
                <w:rFonts w:cs="宋体" w:asciiTheme="minorEastAsia" w:hAnsiTheme="minorEastAsia"/>
                <w:color w:val="000000"/>
                <w:kern w:val="0"/>
                <w:szCs w:val="21"/>
              </w:rPr>
            </w:pPr>
          </w:p>
        </w:tc>
        <w:tc>
          <w:tcPr>
            <w:tcW w:w="1072" w:type="dxa"/>
            <w:shd w:val="clear" w:color="auto" w:fill="auto"/>
            <w:noWrap/>
            <w:vAlign w:val="center"/>
          </w:tcPr>
          <w:p w14:paraId="29829CAF">
            <w:pPr>
              <w:widowControl/>
              <w:jc w:val="center"/>
              <w:rPr>
                <w:rFonts w:cs="宋体" w:asciiTheme="minorEastAsia" w:hAnsiTheme="minorEastAsia"/>
                <w:color w:val="000000"/>
                <w:kern w:val="0"/>
                <w:sz w:val="22"/>
              </w:rPr>
            </w:pPr>
          </w:p>
        </w:tc>
        <w:tc>
          <w:tcPr>
            <w:tcW w:w="900" w:type="dxa"/>
            <w:shd w:val="clear" w:color="auto" w:fill="auto"/>
            <w:noWrap/>
            <w:vAlign w:val="center"/>
          </w:tcPr>
          <w:p w14:paraId="01781FB8">
            <w:pPr>
              <w:widowControl/>
              <w:jc w:val="center"/>
              <w:rPr>
                <w:rFonts w:cs="宋体" w:asciiTheme="minorEastAsia" w:hAnsiTheme="minorEastAsia"/>
                <w:color w:val="FF0000"/>
                <w:kern w:val="0"/>
                <w:sz w:val="22"/>
              </w:rPr>
            </w:pPr>
            <w:r>
              <w:rPr>
                <w:rFonts w:hint="eastAsia" w:asciiTheme="minorEastAsia" w:hAnsiTheme="minorEastAsia"/>
                <w:color w:val="FF0000"/>
              </w:rPr>
              <w:t>是</w:t>
            </w:r>
          </w:p>
        </w:tc>
        <w:tc>
          <w:tcPr>
            <w:tcW w:w="5405" w:type="dxa"/>
            <w:shd w:val="clear" w:color="auto" w:fill="auto"/>
            <w:noWrap/>
            <w:vAlign w:val="center"/>
          </w:tcPr>
          <w:p w14:paraId="0DEE3585">
            <w:pPr>
              <w:widowControl/>
              <w:rPr>
                <w:rFonts w:cs="宋体" w:asciiTheme="minorEastAsia" w:hAnsiTheme="minorEastAsia"/>
                <w:color w:val="000000"/>
                <w:kern w:val="0"/>
                <w:szCs w:val="21"/>
              </w:rPr>
            </w:pPr>
          </w:p>
        </w:tc>
      </w:tr>
      <w:tr w14:paraId="2C24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730" w:type="dxa"/>
            <w:shd w:val="clear" w:color="auto" w:fill="auto"/>
            <w:noWrap/>
            <w:vAlign w:val="center"/>
          </w:tcPr>
          <w:p w14:paraId="5F827362">
            <w:pPr>
              <w:widowControl/>
              <w:numPr>
                <w:ilvl w:val="1"/>
                <w:numId w:val="19"/>
              </w:numPr>
              <w:jc w:val="center"/>
              <w:rPr>
                <w:rFonts w:cs="宋体" w:asciiTheme="minorEastAsia" w:hAnsiTheme="minorEastAsia"/>
                <w:color w:val="000000"/>
                <w:kern w:val="0"/>
                <w:sz w:val="22"/>
              </w:rPr>
            </w:pPr>
          </w:p>
        </w:tc>
        <w:tc>
          <w:tcPr>
            <w:tcW w:w="1855" w:type="dxa"/>
            <w:shd w:val="clear" w:color="auto" w:fill="auto"/>
            <w:noWrap/>
            <w:vAlign w:val="center"/>
          </w:tcPr>
          <w:p w14:paraId="11789969">
            <w:pPr>
              <w:widowControl/>
              <w:jc w:val="center"/>
              <w:rPr>
                <w:rFonts w:cs="宋体" w:asciiTheme="minorEastAsia" w:hAnsiTheme="minorEastAsia"/>
                <w:color w:val="000000"/>
                <w:kern w:val="0"/>
                <w:szCs w:val="21"/>
              </w:rPr>
            </w:pPr>
          </w:p>
        </w:tc>
        <w:tc>
          <w:tcPr>
            <w:tcW w:w="1072" w:type="dxa"/>
            <w:shd w:val="clear" w:color="auto" w:fill="auto"/>
            <w:noWrap/>
            <w:vAlign w:val="center"/>
          </w:tcPr>
          <w:p w14:paraId="1E4CC93E">
            <w:pPr>
              <w:widowControl/>
              <w:jc w:val="center"/>
              <w:rPr>
                <w:rFonts w:cs="宋体" w:asciiTheme="minorEastAsia" w:hAnsiTheme="minorEastAsia"/>
                <w:color w:val="000000"/>
                <w:kern w:val="0"/>
                <w:sz w:val="22"/>
              </w:rPr>
            </w:pPr>
          </w:p>
        </w:tc>
        <w:tc>
          <w:tcPr>
            <w:tcW w:w="900" w:type="dxa"/>
            <w:shd w:val="clear" w:color="auto" w:fill="auto"/>
            <w:noWrap/>
            <w:vAlign w:val="center"/>
          </w:tcPr>
          <w:p w14:paraId="20DB76AF">
            <w:pPr>
              <w:widowControl/>
              <w:jc w:val="center"/>
              <w:rPr>
                <w:rFonts w:cs="宋体" w:asciiTheme="minorEastAsia" w:hAnsiTheme="minorEastAsia"/>
                <w:color w:val="FF0000"/>
                <w:kern w:val="0"/>
                <w:sz w:val="22"/>
              </w:rPr>
            </w:pPr>
            <w:r>
              <w:rPr>
                <w:rFonts w:hint="eastAsia" w:asciiTheme="minorEastAsia" w:hAnsiTheme="minorEastAsia"/>
                <w:color w:val="FF0000"/>
              </w:rPr>
              <w:t>是</w:t>
            </w:r>
          </w:p>
        </w:tc>
        <w:tc>
          <w:tcPr>
            <w:tcW w:w="5405" w:type="dxa"/>
            <w:shd w:val="clear" w:color="auto" w:fill="auto"/>
            <w:noWrap/>
            <w:vAlign w:val="center"/>
          </w:tcPr>
          <w:p w14:paraId="32F7F95B">
            <w:pPr>
              <w:widowControl/>
              <w:rPr>
                <w:rFonts w:cs="宋体" w:asciiTheme="minorEastAsia" w:hAnsiTheme="minorEastAsia"/>
                <w:color w:val="000000"/>
                <w:kern w:val="0"/>
                <w:szCs w:val="21"/>
              </w:rPr>
            </w:pPr>
          </w:p>
        </w:tc>
      </w:tr>
      <w:tr w14:paraId="16A4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730" w:type="dxa"/>
            <w:shd w:val="clear" w:color="auto" w:fill="auto"/>
            <w:noWrap/>
            <w:vAlign w:val="center"/>
          </w:tcPr>
          <w:p w14:paraId="1AD43FB3">
            <w:pPr>
              <w:widowControl/>
              <w:numPr>
                <w:ilvl w:val="1"/>
                <w:numId w:val="19"/>
              </w:numPr>
              <w:jc w:val="center"/>
              <w:rPr>
                <w:rFonts w:cs="宋体" w:asciiTheme="minorEastAsia" w:hAnsiTheme="minorEastAsia"/>
                <w:color w:val="000000"/>
                <w:kern w:val="0"/>
                <w:sz w:val="22"/>
              </w:rPr>
            </w:pPr>
          </w:p>
        </w:tc>
        <w:tc>
          <w:tcPr>
            <w:tcW w:w="1855" w:type="dxa"/>
            <w:shd w:val="clear" w:color="auto" w:fill="auto"/>
            <w:noWrap/>
            <w:vAlign w:val="center"/>
          </w:tcPr>
          <w:p w14:paraId="6BF476BC">
            <w:pPr>
              <w:widowControl/>
              <w:jc w:val="center"/>
              <w:rPr>
                <w:rFonts w:cs="宋体" w:asciiTheme="minorEastAsia" w:hAnsiTheme="minorEastAsia"/>
                <w:color w:val="000000"/>
                <w:kern w:val="0"/>
                <w:szCs w:val="21"/>
              </w:rPr>
            </w:pPr>
          </w:p>
        </w:tc>
        <w:tc>
          <w:tcPr>
            <w:tcW w:w="1072" w:type="dxa"/>
            <w:shd w:val="clear" w:color="auto" w:fill="auto"/>
            <w:noWrap/>
            <w:vAlign w:val="center"/>
          </w:tcPr>
          <w:p w14:paraId="46A048A6">
            <w:pPr>
              <w:widowControl/>
              <w:jc w:val="center"/>
              <w:rPr>
                <w:rFonts w:cs="宋体" w:asciiTheme="minorEastAsia" w:hAnsiTheme="minorEastAsia"/>
                <w:color w:val="000000"/>
                <w:kern w:val="0"/>
                <w:sz w:val="22"/>
              </w:rPr>
            </w:pPr>
          </w:p>
        </w:tc>
        <w:tc>
          <w:tcPr>
            <w:tcW w:w="900" w:type="dxa"/>
            <w:shd w:val="clear" w:color="auto" w:fill="auto"/>
            <w:noWrap/>
            <w:vAlign w:val="center"/>
          </w:tcPr>
          <w:p w14:paraId="5B3C9122">
            <w:pPr>
              <w:widowControl/>
              <w:jc w:val="center"/>
              <w:rPr>
                <w:rFonts w:cs="宋体" w:asciiTheme="minorEastAsia" w:hAnsiTheme="minorEastAsia"/>
                <w:color w:val="000000"/>
                <w:kern w:val="0"/>
                <w:sz w:val="22"/>
              </w:rPr>
            </w:pPr>
          </w:p>
        </w:tc>
        <w:tc>
          <w:tcPr>
            <w:tcW w:w="5405" w:type="dxa"/>
            <w:shd w:val="clear" w:color="auto" w:fill="auto"/>
            <w:noWrap/>
            <w:vAlign w:val="center"/>
          </w:tcPr>
          <w:p w14:paraId="36CC9983">
            <w:pPr>
              <w:widowControl/>
              <w:rPr>
                <w:rFonts w:cs="宋体" w:asciiTheme="minorEastAsia" w:hAnsiTheme="minorEastAsia"/>
                <w:color w:val="000000"/>
                <w:kern w:val="0"/>
                <w:szCs w:val="21"/>
              </w:rPr>
            </w:pPr>
          </w:p>
        </w:tc>
      </w:tr>
      <w:tr w14:paraId="0ED7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730" w:type="dxa"/>
            <w:shd w:val="clear" w:color="auto" w:fill="auto"/>
            <w:noWrap/>
            <w:vAlign w:val="center"/>
          </w:tcPr>
          <w:p w14:paraId="50BCBF8D">
            <w:pPr>
              <w:widowControl/>
              <w:numPr>
                <w:ilvl w:val="1"/>
                <w:numId w:val="19"/>
              </w:numPr>
              <w:jc w:val="center"/>
              <w:rPr>
                <w:rFonts w:cs="宋体" w:asciiTheme="minorEastAsia" w:hAnsiTheme="minorEastAsia"/>
                <w:color w:val="000000"/>
                <w:kern w:val="0"/>
                <w:sz w:val="22"/>
              </w:rPr>
            </w:pPr>
          </w:p>
        </w:tc>
        <w:tc>
          <w:tcPr>
            <w:tcW w:w="1855" w:type="dxa"/>
            <w:shd w:val="clear" w:color="auto" w:fill="auto"/>
            <w:noWrap/>
            <w:vAlign w:val="center"/>
          </w:tcPr>
          <w:p w14:paraId="699925A6">
            <w:pPr>
              <w:widowControl/>
              <w:jc w:val="center"/>
              <w:rPr>
                <w:rFonts w:cs="宋体" w:asciiTheme="minorEastAsia" w:hAnsiTheme="minorEastAsia"/>
                <w:color w:val="000000"/>
                <w:kern w:val="0"/>
                <w:szCs w:val="21"/>
              </w:rPr>
            </w:pPr>
          </w:p>
        </w:tc>
        <w:tc>
          <w:tcPr>
            <w:tcW w:w="1072" w:type="dxa"/>
            <w:shd w:val="clear" w:color="auto" w:fill="auto"/>
            <w:noWrap/>
            <w:vAlign w:val="center"/>
          </w:tcPr>
          <w:p w14:paraId="1D672859">
            <w:pPr>
              <w:widowControl/>
              <w:jc w:val="center"/>
              <w:rPr>
                <w:rFonts w:cs="宋体" w:asciiTheme="minorEastAsia" w:hAnsiTheme="minorEastAsia"/>
                <w:color w:val="000000"/>
                <w:kern w:val="0"/>
                <w:sz w:val="22"/>
              </w:rPr>
            </w:pPr>
          </w:p>
        </w:tc>
        <w:tc>
          <w:tcPr>
            <w:tcW w:w="900" w:type="dxa"/>
            <w:shd w:val="clear" w:color="auto" w:fill="auto"/>
            <w:noWrap/>
            <w:vAlign w:val="center"/>
          </w:tcPr>
          <w:p w14:paraId="488801B7">
            <w:pPr>
              <w:widowControl/>
              <w:jc w:val="center"/>
              <w:rPr>
                <w:rFonts w:cs="宋体" w:asciiTheme="minorEastAsia" w:hAnsiTheme="minorEastAsia"/>
                <w:color w:val="000000"/>
                <w:kern w:val="0"/>
                <w:sz w:val="22"/>
              </w:rPr>
            </w:pPr>
          </w:p>
        </w:tc>
        <w:tc>
          <w:tcPr>
            <w:tcW w:w="5405" w:type="dxa"/>
            <w:shd w:val="clear" w:color="auto" w:fill="auto"/>
            <w:noWrap/>
            <w:vAlign w:val="center"/>
          </w:tcPr>
          <w:p w14:paraId="512E3090">
            <w:pPr>
              <w:widowControl/>
              <w:rPr>
                <w:rFonts w:cs="宋体" w:asciiTheme="minorEastAsia" w:hAnsiTheme="minorEastAsia"/>
                <w:color w:val="000000"/>
                <w:kern w:val="0"/>
                <w:szCs w:val="21"/>
              </w:rPr>
            </w:pPr>
          </w:p>
        </w:tc>
      </w:tr>
      <w:tr w14:paraId="168D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730" w:type="dxa"/>
            <w:shd w:val="clear" w:color="auto" w:fill="auto"/>
            <w:noWrap/>
            <w:vAlign w:val="center"/>
          </w:tcPr>
          <w:p w14:paraId="22C50001">
            <w:pPr>
              <w:widowControl/>
              <w:numPr>
                <w:ilvl w:val="1"/>
                <w:numId w:val="19"/>
              </w:numPr>
              <w:jc w:val="center"/>
              <w:rPr>
                <w:rFonts w:cs="宋体" w:asciiTheme="minorEastAsia" w:hAnsiTheme="minorEastAsia"/>
                <w:color w:val="000000"/>
                <w:kern w:val="0"/>
                <w:sz w:val="22"/>
              </w:rPr>
            </w:pPr>
          </w:p>
        </w:tc>
        <w:tc>
          <w:tcPr>
            <w:tcW w:w="1855" w:type="dxa"/>
            <w:shd w:val="clear" w:color="auto" w:fill="auto"/>
            <w:noWrap/>
            <w:vAlign w:val="center"/>
          </w:tcPr>
          <w:p w14:paraId="343CCCC0">
            <w:pPr>
              <w:widowControl/>
              <w:jc w:val="center"/>
              <w:rPr>
                <w:rFonts w:cs="宋体" w:asciiTheme="minorEastAsia" w:hAnsiTheme="minorEastAsia"/>
                <w:color w:val="000000"/>
                <w:kern w:val="0"/>
                <w:szCs w:val="21"/>
              </w:rPr>
            </w:pPr>
          </w:p>
        </w:tc>
        <w:tc>
          <w:tcPr>
            <w:tcW w:w="1072" w:type="dxa"/>
            <w:shd w:val="clear" w:color="auto" w:fill="auto"/>
            <w:noWrap/>
            <w:vAlign w:val="center"/>
          </w:tcPr>
          <w:p w14:paraId="3666F3EA">
            <w:pPr>
              <w:widowControl/>
              <w:jc w:val="center"/>
              <w:rPr>
                <w:rFonts w:cs="宋体" w:asciiTheme="minorEastAsia" w:hAnsiTheme="minorEastAsia"/>
                <w:color w:val="000000"/>
                <w:kern w:val="0"/>
                <w:sz w:val="22"/>
              </w:rPr>
            </w:pPr>
          </w:p>
        </w:tc>
        <w:tc>
          <w:tcPr>
            <w:tcW w:w="900" w:type="dxa"/>
            <w:shd w:val="clear" w:color="auto" w:fill="auto"/>
            <w:noWrap/>
            <w:vAlign w:val="center"/>
          </w:tcPr>
          <w:p w14:paraId="24754747">
            <w:pPr>
              <w:widowControl/>
              <w:jc w:val="center"/>
              <w:rPr>
                <w:rFonts w:cs="宋体" w:asciiTheme="minorEastAsia" w:hAnsiTheme="minorEastAsia"/>
                <w:color w:val="000000"/>
                <w:kern w:val="0"/>
                <w:sz w:val="22"/>
              </w:rPr>
            </w:pPr>
          </w:p>
        </w:tc>
        <w:tc>
          <w:tcPr>
            <w:tcW w:w="5405" w:type="dxa"/>
            <w:shd w:val="clear" w:color="auto" w:fill="auto"/>
            <w:noWrap/>
            <w:vAlign w:val="center"/>
          </w:tcPr>
          <w:p w14:paraId="338EC05C">
            <w:pPr>
              <w:widowControl/>
              <w:rPr>
                <w:rFonts w:cs="宋体" w:asciiTheme="minorEastAsia" w:hAnsiTheme="minorEastAsia"/>
                <w:color w:val="000000"/>
                <w:kern w:val="0"/>
                <w:szCs w:val="21"/>
              </w:rPr>
            </w:pPr>
          </w:p>
        </w:tc>
      </w:tr>
      <w:tr w14:paraId="493A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730" w:type="dxa"/>
            <w:shd w:val="clear" w:color="auto" w:fill="auto"/>
            <w:noWrap/>
            <w:vAlign w:val="center"/>
          </w:tcPr>
          <w:p w14:paraId="13EF96A5">
            <w:pPr>
              <w:widowControl/>
              <w:numPr>
                <w:ilvl w:val="1"/>
                <w:numId w:val="19"/>
              </w:numPr>
              <w:jc w:val="center"/>
              <w:rPr>
                <w:rFonts w:cs="宋体" w:asciiTheme="minorEastAsia" w:hAnsiTheme="minorEastAsia"/>
                <w:color w:val="000000"/>
                <w:kern w:val="0"/>
                <w:sz w:val="22"/>
              </w:rPr>
            </w:pPr>
          </w:p>
        </w:tc>
        <w:tc>
          <w:tcPr>
            <w:tcW w:w="1855" w:type="dxa"/>
            <w:shd w:val="clear" w:color="auto" w:fill="auto"/>
            <w:noWrap/>
            <w:vAlign w:val="center"/>
          </w:tcPr>
          <w:p w14:paraId="279A22BA">
            <w:pPr>
              <w:widowControl/>
              <w:jc w:val="center"/>
              <w:rPr>
                <w:rFonts w:cs="宋体" w:asciiTheme="minorEastAsia" w:hAnsiTheme="minorEastAsia"/>
                <w:color w:val="000000"/>
                <w:kern w:val="0"/>
                <w:szCs w:val="21"/>
              </w:rPr>
            </w:pPr>
          </w:p>
        </w:tc>
        <w:tc>
          <w:tcPr>
            <w:tcW w:w="1072" w:type="dxa"/>
            <w:shd w:val="clear" w:color="auto" w:fill="auto"/>
            <w:noWrap/>
            <w:vAlign w:val="center"/>
          </w:tcPr>
          <w:p w14:paraId="116905E9">
            <w:pPr>
              <w:widowControl/>
              <w:jc w:val="center"/>
              <w:rPr>
                <w:rFonts w:cs="宋体" w:asciiTheme="minorEastAsia" w:hAnsiTheme="minorEastAsia"/>
                <w:color w:val="000000"/>
                <w:kern w:val="0"/>
                <w:sz w:val="22"/>
              </w:rPr>
            </w:pPr>
          </w:p>
        </w:tc>
        <w:tc>
          <w:tcPr>
            <w:tcW w:w="900" w:type="dxa"/>
            <w:shd w:val="clear" w:color="auto" w:fill="auto"/>
            <w:noWrap/>
            <w:vAlign w:val="center"/>
          </w:tcPr>
          <w:p w14:paraId="761801AC">
            <w:pPr>
              <w:widowControl/>
              <w:jc w:val="center"/>
              <w:rPr>
                <w:rFonts w:cs="宋体" w:asciiTheme="minorEastAsia" w:hAnsiTheme="minorEastAsia"/>
                <w:color w:val="000000"/>
                <w:kern w:val="0"/>
                <w:sz w:val="22"/>
              </w:rPr>
            </w:pPr>
          </w:p>
        </w:tc>
        <w:tc>
          <w:tcPr>
            <w:tcW w:w="5405" w:type="dxa"/>
            <w:shd w:val="clear" w:color="auto" w:fill="auto"/>
            <w:noWrap/>
            <w:vAlign w:val="center"/>
          </w:tcPr>
          <w:p w14:paraId="1F81B9C5">
            <w:pPr>
              <w:widowControl/>
              <w:rPr>
                <w:rFonts w:cs="宋体" w:asciiTheme="minorEastAsia" w:hAnsiTheme="minorEastAsia"/>
                <w:color w:val="000000"/>
                <w:kern w:val="0"/>
                <w:szCs w:val="21"/>
              </w:rPr>
            </w:pPr>
          </w:p>
        </w:tc>
      </w:tr>
    </w:tbl>
    <w:p w14:paraId="18848D89">
      <w:pPr>
        <w:numPr>
          <w:ilvl w:val="0"/>
          <w:numId w:val="18"/>
        </w:numPr>
        <w:spacing w:line="360" w:lineRule="auto"/>
        <w:ind w:left="425" w:hanging="425"/>
        <w:rPr>
          <w:rFonts w:asciiTheme="minorEastAsia" w:hAnsiTheme="minorEastAsia"/>
        </w:rPr>
      </w:pPr>
      <w:r>
        <w:rPr>
          <w:rFonts w:hint="eastAsia" w:asciiTheme="minorEastAsia" w:hAnsiTheme="minorEastAsia"/>
        </w:rPr>
        <w:t>商务部分 （</w:t>
      </w:r>
      <w:r>
        <w:rPr>
          <w:rFonts w:hint="eastAsia" w:asciiTheme="minorEastAsia" w:hAnsiTheme="minorEastAsia"/>
          <w:color w:val="FF0000"/>
          <w:u w:val="single"/>
        </w:rPr>
        <w:t xml:space="preserve">    </w:t>
      </w:r>
      <w:r>
        <w:rPr>
          <w:rFonts w:hint="eastAsia" w:asciiTheme="minorEastAsia" w:hAnsiTheme="minorEastAsia"/>
          <w:color w:val="FF0000"/>
        </w:rPr>
        <w:t>分</w:t>
      </w:r>
      <w:r>
        <w:rPr>
          <w:rFonts w:hint="eastAsia" w:asciiTheme="minorEastAsia" w:hAnsiTheme="minorEastAsia"/>
        </w:rPr>
        <w:t>）</w:t>
      </w:r>
    </w:p>
    <w:p w14:paraId="618ED32D">
      <w:pPr>
        <w:spacing w:line="360" w:lineRule="auto"/>
        <w:rPr>
          <w:rFonts w:asciiTheme="minorEastAsia" w:hAnsiTheme="minorEastAsia"/>
        </w:rPr>
      </w:pPr>
      <w:r>
        <w:rPr>
          <w:rFonts w:hint="eastAsia" w:asciiTheme="minorEastAsia" w:hAnsiTheme="minorEastAsia"/>
        </w:rPr>
        <w:t xml:space="preserve"> 说明：带“是”标志评分因素为客观分，评审时要求评审专家结果一致。</w:t>
      </w:r>
    </w:p>
    <w:tbl>
      <w:tblPr>
        <w:tblStyle w:val="23"/>
        <w:tblW w:w="101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2"/>
        <w:gridCol w:w="1935"/>
        <w:gridCol w:w="993"/>
        <w:gridCol w:w="885"/>
        <w:gridCol w:w="5493"/>
      </w:tblGrid>
      <w:tr w14:paraId="4203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32" w:type="dxa"/>
            <w:shd w:val="clear" w:color="auto" w:fill="auto"/>
            <w:noWrap/>
            <w:vAlign w:val="center"/>
          </w:tcPr>
          <w:p w14:paraId="5394639C">
            <w:pPr>
              <w:widowControl/>
              <w:jc w:val="center"/>
              <w:rPr>
                <w:rFonts w:cs="宋体" w:asciiTheme="minorEastAsia" w:hAnsiTheme="minorEastAsia"/>
                <w:color w:val="000000"/>
                <w:kern w:val="0"/>
                <w:sz w:val="22"/>
              </w:rPr>
            </w:pPr>
            <w:r>
              <w:rPr>
                <w:rFonts w:hint="eastAsia" w:cs="宋体" w:asciiTheme="minorEastAsia" w:hAnsiTheme="minorEastAsia"/>
                <w:color w:val="000000"/>
                <w:kern w:val="0"/>
                <w:sz w:val="22"/>
              </w:rPr>
              <w:t>序号</w:t>
            </w:r>
          </w:p>
        </w:tc>
        <w:tc>
          <w:tcPr>
            <w:tcW w:w="1935" w:type="dxa"/>
            <w:shd w:val="clear" w:color="auto" w:fill="auto"/>
            <w:noWrap/>
            <w:vAlign w:val="center"/>
          </w:tcPr>
          <w:p w14:paraId="594C0D91">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评审因素</w:t>
            </w:r>
          </w:p>
        </w:tc>
        <w:tc>
          <w:tcPr>
            <w:tcW w:w="993" w:type="dxa"/>
            <w:shd w:val="clear" w:color="auto" w:fill="auto"/>
            <w:noWrap/>
            <w:vAlign w:val="center"/>
          </w:tcPr>
          <w:p w14:paraId="533F6CD1">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分值</w:t>
            </w:r>
          </w:p>
        </w:tc>
        <w:tc>
          <w:tcPr>
            <w:tcW w:w="885" w:type="dxa"/>
            <w:shd w:val="clear" w:color="auto" w:fill="auto"/>
            <w:noWrap/>
            <w:vAlign w:val="center"/>
          </w:tcPr>
          <w:p w14:paraId="6982BE82">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客观分</w:t>
            </w:r>
          </w:p>
        </w:tc>
        <w:tc>
          <w:tcPr>
            <w:tcW w:w="5493" w:type="dxa"/>
            <w:shd w:val="clear" w:color="auto" w:fill="auto"/>
            <w:noWrap/>
            <w:vAlign w:val="center"/>
          </w:tcPr>
          <w:p w14:paraId="681C9DE1">
            <w:pPr>
              <w:widowControl/>
              <w:jc w:val="center"/>
              <w:rPr>
                <w:rFonts w:cs="宋体" w:asciiTheme="minorEastAsia" w:hAnsiTheme="minorEastAsia"/>
                <w:color w:val="222222"/>
                <w:kern w:val="0"/>
                <w:szCs w:val="21"/>
              </w:rPr>
            </w:pPr>
            <w:r>
              <w:rPr>
                <w:rFonts w:cs="宋体" w:asciiTheme="minorEastAsia" w:hAnsiTheme="minorEastAsia"/>
                <w:color w:val="222222"/>
                <w:kern w:val="0"/>
                <w:szCs w:val="21"/>
              </w:rPr>
              <w:t>评审标准</w:t>
            </w:r>
          </w:p>
        </w:tc>
      </w:tr>
      <w:tr w14:paraId="455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832" w:type="dxa"/>
            <w:shd w:val="clear" w:color="auto" w:fill="auto"/>
            <w:noWrap/>
            <w:vAlign w:val="center"/>
          </w:tcPr>
          <w:p w14:paraId="0CCAEE1F">
            <w:pPr>
              <w:widowControl/>
              <w:numPr>
                <w:ilvl w:val="1"/>
                <w:numId w:val="20"/>
              </w:numPr>
              <w:rPr>
                <w:rFonts w:cs="宋体" w:asciiTheme="minorEastAsia" w:hAnsiTheme="minorEastAsia"/>
                <w:color w:val="000000"/>
                <w:kern w:val="0"/>
                <w:sz w:val="22"/>
              </w:rPr>
            </w:pPr>
          </w:p>
        </w:tc>
        <w:tc>
          <w:tcPr>
            <w:tcW w:w="1935" w:type="dxa"/>
            <w:shd w:val="clear" w:color="auto" w:fill="auto"/>
            <w:vAlign w:val="center"/>
          </w:tcPr>
          <w:p w14:paraId="14D52FF1">
            <w:pPr>
              <w:widowControl/>
              <w:jc w:val="center"/>
              <w:rPr>
                <w:rFonts w:cs="宋体" w:asciiTheme="minorEastAsia" w:hAnsiTheme="minorEastAsia"/>
                <w:color w:val="000000"/>
                <w:kern w:val="0"/>
                <w:szCs w:val="21"/>
              </w:rPr>
            </w:pPr>
          </w:p>
        </w:tc>
        <w:tc>
          <w:tcPr>
            <w:tcW w:w="993" w:type="dxa"/>
            <w:shd w:val="clear" w:color="auto" w:fill="auto"/>
            <w:noWrap/>
            <w:vAlign w:val="center"/>
          </w:tcPr>
          <w:p w14:paraId="244951AC">
            <w:pPr>
              <w:widowControl/>
              <w:jc w:val="center"/>
              <w:rPr>
                <w:rFonts w:cs="宋体" w:asciiTheme="minorEastAsia" w:hAnsiTheme="minorEastAsia"/>
                <w:color w:val="000000"/>
                <w:kern w:val="0"/>
                <w:sz w:val="22"/>
              </w:rPr>
            </w:pPr>
          </w:p>
        </w:tc>
        <w:tc>
          <w:tcPr>
            <w:tcW w:w="885" w:type="dxa"/>
            <w:shd w:val="clear" w:color="auto" w:fill="auto"/>
            <w:noWrap/>
            <w:vAlign w:val="center"/>
          </w:tcPr>
          <w:p w14:paraId="667195C1">
            <w:pPr>
              <w:widowControl/>
              <w:jc w:val="center"/>
              <w:rPr>
                <w:rFonts w:cs="宋体" w:asciiTheme="minorEastAsia" w:hAnsiTheme="minorEastAsia"/>
                <w:color w:val="000000"/>
                <w:kern w:val="0"/>
                <w:sz w:val="22"/>
              </w:rPr>
            </w:pPr>
          </w:p>
        </w:tc>
        <w:tc>
          <w:tcPr>
            <w:tcW w:w="5493" w:type="dxa"/>
            <w:shd w:val="clear" w:color="auto" w:fill="auto"/>
            <w:noWrap/>
            <w:vAlign w:val="center"/>
          </w:tcPr>
          <w:p w14:paraId="1CD67B12">
            <w:pPr>
              <w:widowControl/>
              <w:rPr>
                <w:rFonts w:cs="宋体" w:asciiTheme="minorEastAsia" w:hAnsiTheme="minorEastAsia"/>
                <w:color w:val="000000"/>
                <w:kern w:val="0"/>
                <w:szCs w:val="21"/>
              </w:rPr>
            </w:pPr>
          </w:p>
        </w:tc>
      </w:tr>
      <w:tr w14:paraId="1048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832" w:type="dxa"/>
            <w:shd w:val="clear" w:color="auto" w:fill="auto"/>
            <w:noWrap/>
            <w:vAlign w:val="center"/>
          </w:tcPr>
          <w:p w14:paraId="09EC0F8E">
            <w:pPr>
              <w:widowControl/>
              <w:numPr>
                <w:ilvl w:val="1"/>
                <w:numId w:val="20"/>
              </w:numPr>
              <w:rPr>
                <w:rFonts w:cs="宋体" w:asciiTheme="minorEastAsia" w:hAnsiTheme="minorEastAsia"/>
                <w:color w:val="000000"/>
                <w:kern w:val="0"/>
                <w:sz w:val="22"/>
              </w:rPr>
            </w:pPr>
          </w:p>
        </w:tc>
        <w:tc>
          <w:tcPr>
            <w:tcW w:w="1935" w:type="dxa"/>
            <w:shd w:val="clear" w:color="auto" w:fill="auto"/>
            <w:noWrap/>
            <w:vAlign w:val="center"/>
          </w:tcPr>
          <w:p w14:paraId="66477F89">
            <w:pPr>
              <w:widowControl/>
              <w:jc w:val="center"/>
              <w:rPr>
                <w:rFonts w:cs="宋体" w:asciiTheme="minorEastAsia" w:hAnsiTheme="minorEastAsia"/>
                <w:color w:val="000000"/>
                <w:kern w:val="0"/>
                <w:szCs w:val="21"/>
              </w:rPr>
            </w:pPr>
          </w:p>
        </w:tc>
        <w:tc>
          <w:tcPr>
            <w:tcW w:w="993" w:type="dxa"/>
            <w:shd w:val="clear" w:color="auto" w:fill="auto"/>
            <w:noWrap/>
            <w:vAlign w:val="center"/>
          </w:tcPr>
          <w:p w14:paraId="44AF1E99">
            <w:pPr>
              <w:widowControl/>
              <w:jc w:val="center"/>
              <w:rPr>
                <w:rFonts w:cs="宋体" w:asciiTheme="minorEastAsia" w:hAnsiTheme="minorEastAsia"/>
                <w:color w:val="000000"/>
                <w:kern w:val="0"/>
                <w:sz w:val="22"/>
              </w:rPr>
            </w:pPr>
          </w:p>
        </w:tc>
        <w:tc>
          <w:tcPr>
            <w:tcW w:w="885" w:type="dxa"/>
            <w:shd w:val="clear" w:color="auto" w:fill="auto"/>
            <w:noWrap/>
            <w:vAlign w:val="center"/>
          </w:tcPr>
          <w:p w14:paraId="74E94F4B">
            <w:pPr>
              <w:widowControl/>
              <w:jc w:val="center"/>
              <w:rPr>
                <w:rFonts w:cs="宋体" w:asciiTheme="minorEastAsia" w:hAnsiTheme="minorEastAsia"/>
                <w:color w:val="000000"/>
                <w:kern w:val="0"/>
                <w:sz w:val="22"/>
              </w:rPr>
            </w:pPr>
          </w:p>
        </w:tc>
        <w:tc>
          <w:tcPr>
            <w:tcW w:w="5493" w:type="dxa"/>
            <w:shd w:val="clear" w:color="auto" w:fill="auto"/>
            <w:noWrap/>
            <w:vAlign w:val="center"/>
          </w:tcPr>
          <w:p w14:paraId="001D06AF">
            <w:pPr>
              <w:widowControl/>
              <w:rPr>
                <w:rFonts w:cs="宋体" w:asciiTheme="minorEastAsia" w:hAnsiTheme="minorEastAsia"/>
                <w:color w:val="000000"/>
                <w:kern w:val="0"/>
                <w:szCs w:val="21"/>
              </w:rPr>
            </w:pPr>
          </w:p>
        </w:tc>
      </w:tr>
      <w:tr w14:paraId="3B6C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832" w:type="dxa"/>
            <w:shd w:val="clear" w:color="auto" w:fill="auto"/>
            <w:noWrap/>
            <w:vAlign w:val="center"/>
          </w:tcPr>
          <w:p w14:paraId="200A966A">
            <w:pPr>
              <w:widowControl/>
              <w:numPr>
                <w:ilvl w:val="1"/>
                <w:numId w:val="20"/>
              </w:numPr>
              <w:rPr>
                <w:rFonts w:cs="宋体" w:asciiTheme="minorEastAsia" w:hAnsiTheme="minorEastAsia"/>
                <w:color w:val="000000"/>
                <w:kern w:val="0"/>
                <w:sz w:val="22"/>
              </w:rPr>
            </w:pPr>
          </w:p>
        </w:tc>
        <w:tc>
          <w:tcPr>
            <w:tcW w:w="1935" w:type="dxa"/>
            <w:shd w:val="clear" w:color="auto" w:fill="auto"/>
            <w:noWrap/>
            <w:vAlign w:val="center"/>
          </w:tcPr>
          <w:p w14:paraId="499E0EA4">
            <w:pPr>
              <w:widowControl/>
              <w:jc w:val="center"/>
              <w:rPr>
                <w:rFonts w:cs="宋体" w:asciiTheme="minorEastAsia" w:hAnsiTheme="minorEastAsia"/>
                <w:color w:val="000000"/>
                <w:kern w:val="0"/>
                <w:szCs w:val="21"/>
              </w:rPr>
            </w:pPr>
          </w:p>
        </w:tc>
        <w:tc>
          <w:tcPr>
            <w:tcW w:w="993" w:type="dxa"/>
            <w:shd w:val="clear" w:color="auto" w:fill="auto"/>
            <w:noWrap/>
            <w:vAlign w:val="center"/>
          </w:tcPr>
          <w:p w14:paraId="19FDD1F0">
            <w:pPr>
              <w:widowControl/>
              <w:jc w:val="center"/>
              <w:rPr>
                <w:rFonts w:cs="宋体" w:asciiTheme="minorEastAsia" w:hAnsiTheme="minorEastAsia"/>
                <w:color w:val="000000"/>
                <w:kern w:val="0"/>
                <w:sz w:val="22"/>
              </w:rPr>
            </w:pPr>
          </w:p>
        </w:tc>
        <w:tc>
          <w:tcPr>
            <w:tcW w:w="885" w:type="dxa"/>
            <w:shd w:val="clear" w:color="auto" w:fill="auto"/>
            <w:noWrap/>
            <w:vAlign w:val="center"/>
          </w:tcPr>
          <w:p w14:paraId="069A5B66">
            <w:pPr>
              <w:widowControl/>
              <w:jc w:val="center"/>
              <w:rPr>
                <w:rFonts w:cs="宋体" w:asciiTheme="minorEastAsia" w:hAnsiTheme="minorEastAsia"/>
                <w:color w:val="000000"/>
                <w:kern w:val="0"/>
                <w:sz w:val="22"/>
              </w:rPr>
            </w:pPr>
          </w:p>
        </w:tc>
        <w:tc>
          <w:tcPr>
            <w:tcW w:w="5493" w:type="dxa"/>
            <w:shd w:val="clear" w:color="auto" w:fill="auto"/>
            <w:noWrap/>
            <w:vAlign w:val="center"/>
          </w:tcPr>
          <w:p w14:paraId="34A18DB0">
            <w:pPr>
              <w:widowControl/>
              <w:rPr>
                <w:rFonts w:cs="宋体" w:asciiTheme="minorEastAsia" w:hAnsiTheme="minorEastAsia"/>
                <w:color w:val="000000"/>
                <w:kern w:val="0"/>
                <w:szCs w:val="21"/>
              </w:rPr>
            </w:pPr>
          </w:p>
        </w:tc>
      </w:tr>
      <w:tr w14:paraId="5F8C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832" w:type="dxa"/>
            <w:shd w:val="clear" w:color="auto" w:fill="auto"/>
            <w:noWrap/>
            <w:vAlign w:val="center"/>
          </w:tcPr>
          <w:p w14:paraId="6E8BB32E">
            <w:pPr>
              <w:widowControl/>
              <w:numPr>
                <w:ilvl w:val="1"/>
                <w:numId w:val="20"/>
              </w:numPr>
              <w:rPr>
                <w:rFonts w:cs="宋体" w:asciiTheme="minorEastAsia" w:hAnsiTheme="minorEastAsia"/>
                <w:color w:val="000000"/>
                <w:kern w:val="0"/>
                <w:sz w:val="22"/>
              </w:rPr>
            </w:pPr>
          </w:p>
        </w:tc>
        <w:tc>
          <w:tcPr>
            <w:tcW w:w="1935" w:type="dxa"/>
            <w:shd w:val="clear" w:color="auto" w:fill="auto"/>
            <w:noWrap/>
            <w:vAlign w:val="center"/>
          </w:tcPr>
          <w:p w14:paraId="7A662400">
            <w:pPr>
              <w:widowControl/>
              <w:jc w:val="center"/>
              <w:rPr>
                <w:rFonts w:cs="宋体" w:asciiTheme="minorEastAsia" w:hAnsiTheme="minorEastAsia"/>
                <w:color w:val="000000"/>
                <w:kern w:val="0"/>
                <w:szCs w:val="21"/>
              </w:rPr>
            </w:pPr>
          </w:p>
        </w:tc>
        <w:tc>
          <w:tcPr>
            <w:tcW w:w="993" w:type="dxa"/>
            <w:shd w:val="clear" w:color="auto" w:fill="auto"/>
            <w:noWrap/>
            <w:vAlign w:val="center"/>
          </w:tcPr>
          <w:p w14:paraId="5734F94A">
            <w:pPr>
              <w:widowControl/>
              <w:jc w:val="center"/>
              <w:rPr>
                <w:rFonts w:cs="宋体" w:asciiTheme="minorEastAsia" w:hAnsiTheme="minorEastAsia"/>
                <w:color w:val="000000"/>
                <w:kern w:val="0"/>
                <w:sz w:val="22"/>
              </w:rPr>
            </w:pPr>
          </w:p>
        </w:tc>
        <w:tc>
          <w:tcPr>
            <w:tcW w:w="885" w:type="dxa"/>
            <w:shd w:val="clear" w:color="auto" w:fill="auto"/>
            <w:noWrap/>
            <w:vAlign w:val="center"/>
          </w:tcPr>
          <w:p w14:paraId="20C006AA">
            <w:pPr>
              <w:widowControl/>
              <w:jc w:val="center"/>
              <w:rPr>
                <w:rFonts w:cs="宋体" w:asciiTheme="minorEastAsia" w:hAnsiTheme="minorEastAsia"/>
                <w:color w:val="000000"/>
                <w:kern w:val="0"/>
                <w:sz w:val="22"/>
              </w:rPr>
            </w:pPr>
          </w:p>
        </w:tc>
        <w:tc>
          <w:tcPr>
            <w:tcW w:w="5493" w:type="dxa"/>
            <w:shd w:val="clear" w:color="auto" w:fill="auto"/>
            <w:noWrap/>
            <w:vAlign w:val="center"/>
          </w:tcPr>
          <w:p w14:paraId="0EA3706D">
            <w:pPr>
              <w:widowControl/>
              <w:rPr>
                <w:rFonts w:cs="宋体" w:asciiTheme="minorEastAsia" w:hAnsiTheme="minorEastAsia"/>
                <w:color w:val="000000"/>
                <w:kern w:val="0"/>
                <w:szCs w:val="21"/>
              </w:rPr>
            </w:pPr>
          </w:p>
        </w:tc>
      </w:tr>
      <w:tr w14:paraId="7463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832" w:type="dxa"/>
            <w:shd w:val="clear" w:color="auto" w:fill="auto"/>
            <w:noWrap/>
            <w:vAlign w:val="center"/>
          </w:tcPr>
          <w:p w14:paraId="60406DEC">
            <w:pPr>
              <w:widowControl/>
              <w:numPr>
                <w:ilvl w:val="1"/>
                <w:numId w:val="20"/>
              </w:numPr>
              <w:rPr>
                <w:rFonts w:cs="宋体" w:asciiTheme="minorEastAsia" w:hAnsiTheme="minorEastAsia"/>
                <w:color w:val="000000"/>
                <w:kern w:val="0"/>
                <w:sz w:val="22"/>
              </w:rPr>
            </w:pPr>
          </w:p>
        </w:tc>
        <w:tc>
          <w:tcPr>
            <w:tcW w:w="1935" w:type="dxa"/>
            <w:shd w:val="clear" w:color="auto" w:fill="auto"/>
            <w:noWrap/>
            <w:vAlign w:val="center"/>
          </w:tcPr>
          <w:p w14:paraId="05F85B24">
            <w:pPr>
              <w:widowControl/>
              <w:jc w:val="center"/>
              <w:rPr>
                <w:rFonts w:cs="宋体" w:asciiTheme="minorEastAsia" w:hAnsiTheme="minorEastAsia"/>
                <w:color w:val="000000"/>
                <w:kern w:val="0"/>
                <w:szCs w:val="21"/>
              </w:rPr>
            </w:pPr>
          </w:p>
        </w:tc>
        <w:tc>
          <w:tcPr>
            <w:tcW w:w="993" w:type="dxa"/>
            <w:shd w:val="clear" w:color="auto" w:fill="auto"/>
            <w:noWrap/>
            <w:vAlign w:val="center"/>
          </w:tcPr>
          <w:p w14:paraId="50140E69">
            <w:pPr>
              <w:widowControl/>
              <w:jc w:val="center"/>
              <w:rPr>
                <w:rFonts w:cs="宋体" w:asciiTheme="minorEastAsia" w:hAnsiTheme="minorEastAsia"/>
                <w:color w:val="000000"/>
                <w:kern w:val="0"/>
                <w:sz w:val="22"/>
              </w:rPr>
            </w:pPr>
          </w:p>
        </w:tc>
        <w:tc>
          <w:tcPr>
            <w:tcW w:w="885" w:type="dxa"/>
            <w:shd w:val="clear" w:color="auto" w:fill="auto"/>
            <w:noWrap/>
            <w:vAlign w:val="center"/>
          </w:tcPr>
          <w:p w14:paraId="7B7F5341">
            <w:pPr>
              <w:widowControl/>
              <w:jc w:val="center"/>
              <w:rPr>
                <w:rFonts w:cs="宋体" w:asciiTheme="minorEastAsia" w:hAnsiTheme="minorEastAsia"/>
                <w:color w:val="000000"/>
                <w:kern w:val="0"/>
                <w:sz w:val="22"/>
              </w:rPr>
            </w:pPr>
          </w:p>
        </w:tc>
        <w:tc>
          <w:tcPr>
            <w:tcW w:w="5493" w:type="dxa"/>
            <w:shd w:val="clear" w:color="auto" w:fill="auto"/>
            <w:noWrap/>
            <w:vAlign w:val="center"/>
          </w:tcPr>
          <w:p w14:paraId="37301392">
            <w:pPr>
              <w:widowControl/>
              <w:rPr>
                <w:rFonts w:cs="宋体" w:asciiTheme="minorEastAsia" w:hAnsiTheme="minorEastAsia"/>
                <w:color w:val="000000"/>
                <w:kern w:val="0"/>
                <w:szCs w:val="21"/>
              </w:rPr>
            </w:pPr>
          </w:p>
        </w:tc>
      </w:tr>
      <w:tr w14:paraId="3B79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832" w:type="dxa"/>
            <w:shd w:val="clear" w:color="auto" w:fill="auto"/>
            <w:noWrap/>
            <w:vAlign w:val="center"/>
          </w:tcPr>
          <w:p w14:paraId="5BDCC232">
            <w:pPr>
              <w:widowControl/>
              <w:numPr>
                <w:ilvl w:val="1"/>
                <w:numId w:val="20"/>
              </w:numPr>
              <w:rPr>
                <w:rFonts w:cs="宋体" w:asciiTheme="minorEastAsia" w:hAnsiTheme="minorEastAsia"/>
                <w:color w:val="000000"/>
                <w:kern w:val="0"/>
                <w:sz w:val="22"/>
              </w:rPr>
            </w:pPr>
          </w:p>
        </w:tc>
        <w:tc>
          <w:tcPr>
            <w:tcW w:w="1935" w:type="dxa"/>
            <w:shd w:val="clear" w:color="auto" w:fill="auto"/>
            <w:noWrap/>
            <w:vAlign w:val="center"/>
          </w:tcPr>
          <w:p w14:paraId="57544A4C">
            <w:pPr>
              <w:widowControl/>
              <w:jc w:val="center"/>
              <w:rPr>
                <w:rFonts w:cs="宋体" w:asciiTheme="minorEastAsia" w:hAnsiTheme="minorEastAsia"/>
                <w:color w:val="000000"/>
                <w:kern w:val="0"/>
                <w:szCs w:val="21"/>
              </w:rPr>
            </w:pPr>
          </w:p>
        </w:tc>
        <w:tc>
          <w:tcPr>
            <w:tcW w:w="993" w:type="dxa"/>
            <w:shd w:val="clear" w:color="auto" w:fill="auto"/>
            <w:noWrap/>
            <w:vAlign w:val="center"/>
          </w:tcPr>
          <w:p w14:paraId="4FFDD28A">
            <w:pPr>
              <w:widowControl/>
              <w:jc w:val="center"/>
              <w:rPr>
                <w:rFonts w:cs="宋体" w:asciiTheme="minorEastAsia" w:hAnsiTheme="minorEastAsia"/>
                <w:color w:val="000000"/>
                <w:kern w:val="0"/>
                <w:sz w:val="22"/>
              </w:rPr>
            </w:pPr>
          </w:p>
        </w:tc>
        <w:tc>
          <w:tcPr>
            <w:tcW w:w="885" w:type="dxa"/>
            <w:shd w:val="clear" w:color="auto" w:fill="auto"/>
            <w:noWrap/>
            <w:vAlign w:val="center"/>
          </w:tcPr>
          <w:p w14:paraId="08D4B9A7">
            <w:pPr>
              <w:widowControl/>
              <w:jc w:val="center"/>
              <w:rPr>
                <w:rFonts w:cs="宋体" w:asciiTheme="minorEastAsia" w:hAnsiTheme="minorEastAsia"/>
                <w:color w:val="000000"/>
                <w:kern w:val="0"/>
                <w:sz w:val="22"/>
              </w:rPr>
            </w:pPr>
          </w:p>
        </w:tc>
        <w:tc>
          <w:tcPr>
            <w:tcW w:w="5493" w:type="dxa"/>
            <w:shd w:val="clear" w:color="auto" w:fill="auto"/>
            <w:noWrap/>
            <w:vAlign w:val="center"/>
          </w:tcPr>
          <w:p w14:paraId="3C0BD65E">
            <w:pPr>
              <w:widowControl/>
              <w:rPr>
                <w:rFonts w:cs="宋体" w:asciiTheme="minorEastAsia" w:hAnsiTheme="minorEastAsia"/>
                <w:color w:val="000000"/>
                <w:kern w:val="0"/>
                <w:szCs w:val="21"/>
              </w:rPr>
            </w:pPr>
          </w:p>
        </w:tc>
      </w:tr>
    </w:tbl>
    <w:p w14:paraId="4B412179">
      <w:pPr>
        <w:numPr>
          <w:ilvl w:val="0"/>
          <w:numId w:val="18"/>
        </w:numPr>
        <w:spacing w:line="360" w:lineRule="auto"/>
        <w:ind w:left="425" w:hanging="425"/>
        <w:rPr>
          <w:rFonts w:ascii="宋体" w:hAnsi="宋体"/>
          <w:color w:val="auto"/>
        </w:rPr>
      </w:pPr>
      <w:r>
        <w:rPr>
          <w:rFonts w:hint="eastAsia" w:ascii="宋体" w:hAnsi="宋体"/>
          <w:color w:val="auto"/>
        </w:rPr>
        <w:t>综合信用分</w:t>
      </w:r>
      <w:r>
        <w:rPr>
          <w:rFonts w:ascii="宋体" w:hAnsi="宋体"/>
          <w:color w:val="auto"/>
        </w:rPr>
        <w:t>（</w:t>
      </w:r>
      <w:r>
        <w:rPr>
          <w:rFonts w:hint="eastAsia" w:ascii="宋体" w:hAnsi="宋体"/>
          <w:color w:val="auto"/>
          <w:u w:val="single"/>
        </w:rPr>
        <w:t>5</w:t>
      </w:r>
      <w:r>
        <w:rPr>
          <w:rFonts w:ascii="宋体" w:hAnsi="宋体"/>
          <w:color w:val="auto"/>
        </w:rPr>
        <w:t>分）</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1369"/>
        <w:gridCol w:w="1170"/>
        <w:gridCol w:w="6416"/>
      </w:tblGrid>
      <w:tr w14:paraId="7789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321" w:type="pct"/>
            <w:noWrap/>
            <w:vAlign w:val="center"/>
          </w:tcPr>
          <w:p w14:paraId="2269C9E8">
            <w:pPr>
              <w:widowControl/>
              <w:jc w:val="center"/>
              <w:rPr>
                <w:rFonts w:ascii="宋体" w:hAnsi="宋体" w:cs="宋体"/>
                <w:color w:val="auto"/>
                <w:kern w:val="0"/>
                <w:sz w:val="22"/>
              </w:rPr>
            </w:pPr>
            <w:r>
              <w:rPr>
                <w:rFonts w:hint="eastAsia" w:ascii="宋体" w:hAnsi="宋体" w:cs="宋体"/>
                <w:color w:val="auto"/>
                <w:kern w:val="0"/>
                <w:sz w:val="22"/>
              </w:rPr>
              <w:t>序号</w:t>
            </w:r>
          </w:p>
        </w:tc>
        <w:tc>
          <w:tcPr>
            <w:tcW w:w="715" w:type="pct"/>
            <w:noWrap/>
            <w:vAlign w:val="center"/>
          </w:tcPr>
          <w:p w14:paraId="6345E20C">
            <w:pPr>
              <w:widowControl/>
              <w:jc w:val="center"/>
              <w:rPr>
                <w:rFonts w:ascii="宋体" w:hAnsi="宋体" w:cs="宋体"/>
                <w:color w:val="auto"/>
                <w:kern w:val="0"/>
                <w:szCs w:val="21"/>
              </w:rPr>
            </w:pPr>
            <w:r>
              <w:rPr>
                <w:rFonts w:hint="eastAsia" w:ascii="宋体" w:hAnsi="宋体" w:cs="宋体"/>
                <w:color w:val="auto"/>
                <w:kern w:val="0"/>
                <w:szCs w:val="21"/>
              </w:rPr>
              <w:t>评审因素</w:t>
            </w:r>
          </w:p>
        </w:tc>
        <w:tc>
          <w:tcPr>
            <w:tcW w:w="611" w:type="pct"/>
            <w:noWrap/>
            <w:vAlign w:val="center"/>
          </w:tcPr>
          <w:p w14:paraId="7A7D296D">
            <w:pPr>
              <w:widowControl/>
              <w:jc w:val="center"/>
              <w:rPr>
                <w:rFonts w:ascii="宋体" w:hAnsi="宋体" w:cs="宋体"/>
                <w:color w:val="auto"/>
                <w:kern w:val="0"/>
                <w:szCs w:val="21"/>
              </w:rPr>
            </w:pPr>
            <w:r>
              <w:rPr>
                <w:rFonts w:hint="eastAsia" w:ascii="宋体" w:hAnsi="宋体" w:cs="宋体"/>
                <w:color w:val="auto"/>
                <w:kern w:val="0"/>
                <w:szCs w:val="21"/>
              </w:rPr>
              <w:t>分值</w:t>
            </w:r>
          </w:p>
        </w:tc>
        <w:tc>
          <w:tcPr>
            <w:tcW w:w="3352" w:type="pct"/>
            <w:noWrap/>
            <w:vAlign w:val="center"/>
          </w:tcPr>
          <w:p w14:paraId="1BAB1859">
            <w:pPr>
              <w:widowControl/>
              <w:jc w:val="center"/>
              <w:rPr>
                <w:rFonts w:ascii="宋体" w:hAnsi="宋体" w:cs="宋体"/>
                <w:color w:val="auto"/>
                <w:kern w:val="0"/>
                <w:szCs w:val="21"/>
              </w:rPr>
            </w:pPr>
            <w:r>
              <w:rPr>
                <w:rFonts w:ascii="宋体" w:hAnsi="宋体" w:cs="宋体"/>
                <w:color w:val="auto"/>
                <w:kern w:val="0"/>
                <w:szCs w:val="21"/>
              </w:rPr>
              <w:t>评审标准</w:t>
            </w:r>
          </w:p>
        </w:tc>
      </w:tr>
      <w:tr w14:paraId="14BA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321" w:type="pct"/>
            <w:noWrap/>
            <w:vAlign w:val="center"/>
          </w:tcPr>
          <w:p w14:paraId="3DE0B8AF">
            <w:pPr>
              <w:widowControl/>
              <w:jc w:val="center"/>
              <w:rPr>
                <w:rFonts w:ascii="宋体" w:hAnsi="宋体" w:cs="宋体"/>
                <w:color w:val="auto"/>
                <w:kern w:val="0"/>
                <w:sz w:val="22"/>
              </w:rPr>
            </w:pPr>
            <w:r>
              <w:rPr>
                <w:rFonts w:hint="eastAsia" w:ascii="宋体" w:hAnsi="宋体" w:cs="宋体"/>
                <w:color w:val="auto"/>
                <w:kern w:val="0"/>
                <w:sz w:val="22"/>
              </w:rPr>
              <w:t>　1</w:t>
            </w:r>
          </w:p>
        </w:tc>
        <w:tc>
          <w:tcPr>
            <w:tcW w:w="715" w:type="pct"/>
            <w:noWrap w:val="0"/>
            <w:vAlign w:val="center"/>
          </w:tcPr>
          <w:p w14:paraId="791D2C0B">
            <w:pPr>
              <w:widowControl/>
              <w:jc w:val="center"/>
              <w:rPr>
                <w:rFonts w:ascii="宋体" w:hAnsi="宋体" w:cs="宋体"/>
                <w:color w:val="auto"/>
                <w:kern w:val="0"/>
                <w:szCs w:val="21"/>
              </w:rPr>
            </w:pPr>
            <w:r>
              <w:rPr>
                <w:rFonts w:hint="eastAsia" w:ascii="宋体" w:hAnsi="宋体" w:cs="宋体"/>
                <w:color w:val="auto"/>
                <w:kern w:val="0"/>
                <w:szCs w:val="21"/>
              </w:rPr>
              <w:t>综合信用分</w:t>
            </w:r>
          </w:p>
        </w:tc>
        <w:tc>
          <w:tcPr>
            <w:tcW w:w="611" w:type="pct"/>
            <w:noWrap/>
            <w:vAlign w:val="center"/>
          </w:tcPr>
          <w:p w14:paraId="0F056D78">
            <w:pPr>
              <w:widowControl/>
              <w:jc w:val="center"/>
              <w:rPr>
                <w:rFonts w:ascii="宋体" w:hAnsi="宋体" w:cs="宋体"/>
                <w:color w:val="auto"/>
                <w:kern w:val="0"/>
                <w:sz w:val="22"/>
              </w:rPr>
            </w:pPr>
            <w:r>
              <w:rPr>
                <w:rFonts w:hint="eastAsia" w:ascii="宋体" w:hAnsi="宋体"/>
                <w:color w:val="auto"/>
                <w:u w:val="single"/>
              </w:rPr>
              <w:t>5</w:t>
            </w:r>
            <w:r>
              <w:rPr>
                <w:rFonts w:ascii="宋体" w:hAnsi="宋体"/>
                <w:color w:val="auto"/>
              </w:rPr>
              <w:t>分</w:t>
            </w:r>
          </w:p>
        </w:tc>
        <w:tc>
          <w:tcPr>
            <w:tcW w:w="3352" w:type="pct"/>
            <w:noWrap/>
            <w:vAlign w:val="center"/>
          </w:tcPr>
          <w:p w14:paraId="6084218F">
            <w:pPr>
              <w:widowControl/>
              <w:spacing w:line="360" w:lineRule="auto"/>
              <w:rPr>
                <w:rFonts w:ascii="宋体" w:hAnsi="宋体" w:cs="宋体"/>
                <w:color w:val="auto"/>
                <w:kern w:val="0"/>
                <w:szCs w:val="21"/>
              </w:rPr>
            </w:pPr>
            <w:r>
              <w:rPr>
                <w:rFonts w:hint="eastAsia" w:ascii="宋体" w:hAnsi="宋体" w:cs="宋体"/>
                <w:color w:val="auto"/>
                <w:kern w:val="0"/>
                <w:szCs w:val="21"/>
              </w:rPr>
              <w:t>综合信用评价得分(属于商务部分的一部分)=投标人的广州公共资源交易信用评价（政府采购供应商信用评价分）×5%。 投标人的信用评价分以开标当天广州交易集团有限公司网站公布的分值为准（通过“广州交易集团有限公司网站-信用信息-广州公共资源交易信用平台</w:t>
            </w:r>
            <w:r>
              <w:rPr>
                <w:rFonts w:hint="eastAsia" w:ascii="宋体" w:hAnsi="宋体" w:cs="宋体"/>
                <w:color w:val="auto"/>
                <w:kern w:val="0"/>
                <w:szCs w:val="21"/>
                <w:lang w:val="en-US" w:eastAsia="zh-CN"/>
              </w:rPr>
              <w:t>3</w:t>
            </w:r>
            <w:r>
              <w:rPr>
                <w:rFonts w:hint="eastAsia" w:ascii="宋体" w:hAnsi="宋体" w:cs="宋体"/>
                <w:color w:val="auto"/>
                <w:kern w:val="0"/>
                <w:szCs w:val="21"/>
              </w:rPr>
              <w:t>.0” 进行核实，未能在网站查询到供应商信用评价分的，以</w:t>
            </w:r>
            <w:r>
              <w:rPr>
                <w:rFonts w:hint="eastAsia" w:ascii="宋体" w:hAnsi="宋体" w:cs="宋体"/>
                <w:color w:val="auto"/>
                <w:kern w:val="0"/>
                <w:szCs w:val="21"/>
                <w:lang w:val="en-US" w:eastAsia="zh-CN"/>
              </w:rPr>
              <w:t>当天</w:t>
            </w:r>
            <w:r>
              <w:rPr>
                <w:rFonts w:hint="eastAsia" w:ascii="宋体" w:hAnsi="宋体" w:cs="宋体"/>
                <w:color w:val="auto"/>
                <w:kern w:val="0"/>
                <w:szCs w:val="21"/>
              </w:rPr>
              <w:t>信用评价基准分计算）。</w:t>
            </w:r>
            <w:r>
              <w:rPr>
                <w:rFonts w:hint="eastAsia" w:ascii="宋体" w:hAnsi="宋体" w:eastAsia="宋体" w:cs="宋体"/>
                <w:color w:val="auto"/>
                <w:kern w:val="0"/>
                <w:szCs w:val="21"/>
                <w:lang w:val="en-US" w:eastAsia="zh-CN"/>
              </w:rPr>
              <w:t>供应商为联合体的，以牵头方信用评价分计算。</w:t>
            </w:r>
          </w:p>
        </w:tc>
      </w:tr>
    </w:tbl>
    <w:p w14:paraId="157FC892">
      <w:pPr>
        <w:numPr>
          <w:ilvl w:val="0"/>
          <w:numId w:val="18"/>
        </w:numPr>
        <w:spacing w:line="360" w:lineRule="auto"/>
        <w:ind w:left="425" w:hanging="425"/>
        <w:rPr>
          <w:rFonts w:asciiTheme="minorEastAsia" w:hAnsiTheme="minorEastAsia"/>
        </w:rPr>
      </w:pPr>
      <w:r>
        <w:rPr>
          <w:rFonts w:hint="eastAsia" w:asciiTheme="minorEastAsia" w:hAnsiTheme="minorEastAsia"/>
        </w:rPr>
        <w:t>价格扣除</w:t>
      </w:r>
    </w:p>
    <w:tbl>
      <w:tblPr>
        <w:tblStyle w:val="23"/>
        <w:tblW w:w="11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1254"/>
        <w:gridCol w:w="1326"/>
        <w:gridCol w:w="1310"/>
        <w:gridCol w:w="6668"/>
      </w:tblGrid>
      <w:tr w14:paraId="1A0A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672" w:type="dxa"/>
            <w:shd w:val="clear" w:color="auto" w:fill="auto"/>
            <w:noWrap/>
            <w:vAlign w:val="center"/>
          </w:tcPr>
          <w:p w14:paraId="1B4080E4">
            <w:pPr>
              <w:widowControl/>
              <w:jc w:val="center"/>
              <w:rPr>
                <w:rFonts w:cs="宋体" w:asciiTheme="minorEastAsia" w:hAnsiTheme="minorEastAsia"/>
                <w:color w:val="000000"/>
                <w:kern w:val="0"/>
                <w:sz w:val="22"/>
              </w:rPr>
            </w:pPr>
            <w:r>
              <w:rPr>
                <w:rFonts w:hint="eastAsia" w:cs="宋体" w:asciiTheme="minorEastAsia" w:hAnsiTheme="minorEastAsia"/>
                <w:color w:val="000000"/>
                <w:kern w:val="0"/>
                <w:sz w:val="22"/>
              </w:rPr>
              <w:t>序号</w:t>
            </w:r>
          </w:p>
        </w:tc>
        <w:tc>
          <w:tcPr>
            <w:tcW w:w="1254" w:type="dxa"/>
            <w:shd w:val="clear" w:color="auto" w:fill="auto"/>
            <w:noWrap/>
            <w:vAlign w:val="center"/>
          </w:tcPr>
          <w:p w14:paraId="41F3161C">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评审因素</w:t>
            </w:r>
          </w:p>
        </w:tc>
        <w:tc>
          <w:tcPr>
            <w:tcW w:w="1326" w:type="dxa"/>
            <w:shd w:val="clear" w:color="auto" w:fill="auto"/>
            <w:noWrap/>
            <w:vAlign w:val="center"/>
          </w:tcPr>
          <w:p w14:paraId="31C20C9D">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适用对象</w:t>
            </w:r>
          </w:p>
        </w:tc>
        <w:tc>
          <w:tcPr>
            <w:tcW w:w="1310" w:type="dxa"/>
            <w:shd w:val="clear" w:color="auto" w:fill="auto"/>
            <w:vAlign w:val="center"/>
          </w:tcPr>
          <w:p w14:paraId="79B1D942">
            <w:pPr>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百分比（%）</w:t>
            </w:r>
          </w:p>
        </w:tc>
        <w:tc>
          <w:tcPr>
            <w:tcW w:w="6668" w:type="dxa"/>
            <w:shd w:val="clear" w:color="auto" w:fill="auto"/>
            <w:vAlign w:val="center"/>
          </w:tcPr>
          <w:p w14:paraId="6D3F1501">
            <w:pPr>
              <w:jc w:val="center"/>
              <w:rPr>
                <w:rFonts w:cs="宋体" w:asciiTheme="minorEastAsia" w:hAnsiTheme="minorEastAsia"/>
                <w:color w:val="222222"/>
                <w:kern w:val="0"/>
                <w:szCs w:val="21"/>
              </w:rPr>
            </w:pPr>
            <w:r>
              <w:rPr>
                <w:rFonts w:cs="宋体" w:asciiTheme="minorEastAsia" w:hAnsiTheme="minorEastAsia"/>
                <w:color w:val="222222"/>
                <w:kern w:val="0"/>
                <w:szCs w:val="21"/>
              </w:rPr>
              <w:t>评审标准</w:t>
            </w:r>
          </w:p>
        </w:tc>
      </w:tr>
      <w:tr w14:paraId="78A1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672" w:type="dxa"/>
            <w:shd w:val="clear" w:color="auto" w:fill="auto"/>
            <w:noWrap/>
            <w:vAlign w:val="center"/>
          </w:tcPr>
          <w:p w14:paraId="4F431B6D">
            <w:pPr>
              <w:widowControl/>
              <w:numPr>
                <w:ilvl w:val="0"/>
                <w:numId w:val="21"/>
              </w:numPr>
              <w:jc w:val="center"/>
              <w:rPr>
                <w:rFonts w:cs="宋体" w:asciiTheme="minorEastAsia" w:hAnsiTheme="minorEastAsia"/>
                <w:color w:val="000000"/>
                <w:kern w:val="0"/>
                <w:sz w:val="22"/>
              </w:rPr>
            </w:pPr>
            <w:r>
              <w:rPr>
                <w:rFonts w:hint="eastAsia" w:cs="宋体" w:asciiTheme="minorEastAsia" w:hAnsiTheme="minorEastAsia"/>
                <w:color w:val="000000"/>
                <w:kern w:val="0"/>
                <w:sz w:val="22"/>
              </w:rPr>
              <w:t>　</w:t>
            </w:r>
          </w:p>
        </w:tc>
        <w:tc>
          <w:tcPr>
            <w:tcW w:w="1254" w:type="dxa"/>
            <w:shd w:val="clear" w:color="auto" w:fill="auto"/>
            <w:vAlign w:val="center"/>
          </w:tcPr>
          <w:p w14:paraId="774EA427">
            <w:pPr>
              <w:widowControl/>
              <w:jc w:val="center"/>
              <w:rPr>
                <w:rFonts w:cs="宋体" w:asciiTheme="minorEastAsia" w:hAnsiTheme="minorEastAsia"/>
                <w:color w:val="000000"/>
                <w:kern w:val="0"/>
                <w:szCs w:val="21"/>
              </w:rPr>
            </w:pPr>
            <w:r>
              <w:rPr>
                <w:rFonts w:cs="Helvetica" w:asciiTheme="minorEastAsia" w:hAnsiTheme="minorEastAsia"/>
                <w:color w:val="222222"/>
                <w:szCs w:val="21"/>
              </w:rPr>
              <w:t>小型、微型企业，监狱企业，残疾人</w:t>
            </w:r>
          </w:p>
        </w:tc>
        <w:tc>
          <w:tcPr>
            <w:tcW w:w="1326" w:type="dxa"/>
            <w:shd w:val="clear" w:color="auto" w:fill="auto"/>
            <w:noWrap/>
            <w:vAlign w:val="center"/>
          </w:tcPr>
          <w:p w14:paraId="497A40B8">
            <w:pPr>
              <w:spacing w:line="360" w:lineRule="auto"/>
              <w:jc w:val="center"/>
              <w:rPr>
                <w:rFonts w:cs="宋体" w:asciiTheme="minorEastAsia" w:hAnsiTheme="minorEastAsia"/>
                <w:color w:val="000000"/>
                <w:szCs w:val="21"/>
              </w:rPr>
            </w:pPr>
            <w:r>
              <w:rPr>
                <w:rFonts w:cs="Helvetica" w:asciiTheme="minorEastAsia" w:hAnsiTheme="minorEastAsia"/>
                <w:color w:val="222222"/>
                <w:szCs w:val="21"/>
              </w:rPr>
              <w:t>小型、微型企业，监狱企业，残疾人</w:t>
            </w:r>
            <w:r>
              <w:rPr>
                <w:rFonts w:hint="eastAsia" w:cs="Helvetica" w:asciiTheme="minorEastAsia" w:hAnsiTheme="minorEastAsia"/>
                <w:color w:val="222222"/>
                <w:szCs w:val="21"/>
              </w:rPr>
              <w:t>福利单位</w:t>
            </w:r>
          </w:p>
        </w:tc>
        <w:tc>
          <w:tcPr>
            <w:tcW w:w="1310" w:type="dxa"/>
            <w:shd w:val="clear" w:color="auto" w:fill="auto"/>
            <w:vAlign w:val="center"/>
          </w:tcPr>
          <w:p w14:paraId="34A7B59D">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X</w:t>
            </w:r>
          </w:p>
        </w:tc>
        <w:tc>
          <w:tcPr>
            <w:tcW w:w="6668" w:type="dxa"/>
            <w:shd w:val="clear" w:color="auto" w:fill="auto"/>
            <w:vAlign w:val="center"/>
          </w:tcPr>
          <w:p w14:paraId="613AD3C6">
            <w:pPr>
              <w:spacing w:line="360" w:lineRule="auto"/>
              <w:rPr>
                <w:rFonts w:cs="Helvetica" w:asciiTheme="minorEastAsia" w:hAnsiTheme="minorEastAsia"/>
                <w:color w:val="auto"/>
                <w:szCs w:val="21"/>
              </w:rPr>
            </w:pPr>
            <w:r>
              <w:rPr>
                <w:rFonts w:hint="eastAsia" w:cs="Helvetica" w:asciiTheme="minorEastAsia" w:hAnsiTheme="minorEastAsia"/>
                <w:color w:val="auto"/>
                <w:szCs w:val="21"/>
                <w:highlight w:val="yellow"/>
              </w:rPr>
              <w:t>专门面向的</w:t>
            </w:r>
            <w:r>
              <w:rPr>
                <w:rFonts w:hint="eastAsia" w:cs="Helvetica" w:asciiTheme="minorEastAsia" w:hAnsiTheme="minorEastAsia"/>
                <w:color w:val="auto"/>
                <w:szCs w:val="21"/>
                <w:highlight w:val="yellow"/>
                <w:lang w:val="en-US" w:eastAsia="zh-CN"/>
              </w:rPr>
              <w:t>选用</w:t>
            </w:r>
            <w:r>
              <w:rPr>
                <w:rFonts w:hint="eastAsia" w:cs="Helvetica" w:asciiTheme="minorEastAsia" w:hAnsiTheme="minorEastAsia"/>
                <w:color w:val="auto"/>
                <w:szCs w:val="21"/>
                <w:highlight w:val="yellow"/>
              </w:rPr>
              <w:t>：</w:t>
            </w:r>
          </w:p>
          <w:p w14:paraId="0EF396F3">
            <w:pPr>
              <w:spacing w:line="360" w:lineRule="auto"/>
              <w:rPr>
                <w:rFonts w:ascii="宋体" w:hAnsi="宋体" w:eastAsia="宋体" w:cs="Helvetica"/>
                <w:color w:val="222222"/>
                <w:szCs w:val="21"/>
              </w:rPr>
            </w:pPr>
            <w:r>
              <w:rPr>
                <w:rFonts w:hint="eastAsia" w:ascii="宋体" w:hAnsi="宋体" w:eastAsia="宋体" w:cs="Helvetica"/>
                <w:color w:val="222222"/>
                <w:szCs w:val="21"/>
              </w:rPr>
              <w:t>1、</w:t>
            </w:r>
            <w:r>
              <w:rPr>
                <w:rFonts w:ascii="宋体" w:hAnsi="宋体" w:eastAsia="宋体"/>
              </w:rPr>
              <w:t>本项目属于专门面向中小企业采购的项目，不再执行价格评审优惠的扶持政策</w:t>
            </w:r>
            <w:r>
              <w:rPr>
                <w:rFonts w:hint="eastAsia" w:ascii="宋体" w:hAnsi="宋体" w:eastAsia="宋体"/>
              </w:rPr>
              <w:t>。</w:t>
            </w:r>
            <w:r>
              <w:rPr>
                <w:rFonts w:hint="eastAsia" w:ascii="宋体" w:hAnsi="宋体" w:eastAsia="宋体" w:cs="Helvetica"/>
                <w:color w:val="222222"/>
                <w:szCs w:val="21"/>
              </w:rPr>
              <w:t>采购货物项目时，供应商提供的货物须全部由中小企业制造；采购服务项目时，提供的服务须由中小企业承接；采购工程项目时，提供的工程须由中小企业承建。</w:t>
            </w:r>
          </w:p>
          <w:p w14:paraId="01685082">
            <w:pPr>
              <w:spacing w:line="360" w:lineRule="auto"/>
              <w:rPr>
                <w:rFonts w:ascii="宋体" w:hAnsi="宋体" w:eastAsia="宋体" w:cs="Helvetica"/>
                <w:color w:val="222222"/>
                <w:szCs w:val="21"/>
              </w:rPr>
            </w:pPr>
            <w:r>
              <w:rPr>
                <w:rFonts w:hint="eastAsia" w:ascii="宋体" w:hAnsi="宋体" w:eastAsia="宋体" w:cs="Helvetica"/>
                <w:color w:val="222222"/>
                <w:szCs w:val="21"/>
              </w:rPr>
              <w:t>2、中小微企业按《工业和信息化部、国家统计局、国家发展和改革委员会、财政部关于印发中小企业划型标准规定的通知》（工信部联企业[2011]300号）规定的划分标准进行认定。</w:t>
            </w:r>
          </w:p>
          <w:p w14:paraId="1796EA26">
            <w:pPr>
              <w:spacing w:line="360" w:lineRule="auto"/>
              <w:rPr>
                <w:rFonts w:ascii="宋体" w:hAnsi="宋体" w:eastAsia="宋体" w:cs="Helvetica"/>
                <w:color w:val="222222"/>
                <w:szCs w:val="21"/>
              </w:rPr>
            </w:pPr>
            <w:r>
              <w:rPr>
                <w:rFonts w:hint="eastAsia" w:ascii="宋体" w:hAnsi="宋体" w:eastAsia="宋体" w:cs="Helvetica"/>
                <w:color w:val="222222"/>
                <w:szCs w:val="21"/>
              </w:rPr>
              <w:t>3、货物制造商或服务承接商或工程承建商为监狱企业的，应当提供由省级以上监狱管理局、戒毒管理局(含新疆生产建设兵团)出具的属于监狱企业的证明文件。</w:t>
            </w:r>
          </w:p>
          <w:p w14:paraId="452C2E67">
            <w:pPr>
              <w:spacing w:line="360" w:lineRule="auto"/>
              <w:rPr>
                <w:rFonts w:ascii="宋体" w:hAnsi="宋体" w:eastAsia="宋体" w:cs="Helvetica"/>
                <w:color w:val="222222"/>
                <w:szCs w:val="21"/>
              </w:rPr>
            </w:pPr>
            <w:r>
              <w:rPr>
                <w:rFonts w:hint="eastAsia" w:ascii="宋体" w:hAnsi="宋体" w:eastAsia="宋体" w:cs="Helvetica"/>
                <w:color w:val="222222"/>
                <w:szCs w:val="21"/>
              </w:rPr>
              <w:t>4、货物制造商或服务承接商或工程承建商为残疾人福利性单位的，应当提供《残疾人福利性单位声明函》。</w:t>
            </w:r>
          </w:p>
          <w:p w14:paraId="06214D68">
            <w:pPr>
              <w:spacing w:line="360" w:lineRule="auto"/>
              <w:rPr>
                <w:rFonts w:cs="Helvetica" w:asciiTheme="minorEastAsia" w:hAnsiTheme="minorEastAsia"/>
                <w:color w:val="auto"/>
                <w:szCs w:val="21"/>
              </w:rPr>
            </w:pPr>
            <w:r>
              <w:rPr>
                <w:rFonts w:hint="eastAsia" w:ascii="宋体" w:hAnsi="宋体" w:eastAsia="宋体" w:cs="Helvetica"/>
                <w:color w:val="222222"/>
                <w:szCs w:val="21"/>
              </w:rPr>
              <w:t>5、</w:t>
            </w:r>
            <w:r>
              <w:rPr>
                <w:rFonts w:hint="eastAsia" w:ascii="宋体" w:hAnsi="宋体" w:eastAsia="宋体" w:cs="宋体"/>
                <w:color w:val="FF0000"/>
                <w:szCs w:val="21"/>
              </w:rPr>
              <w:t>《政府采购促进中小企业发展管理办法》所称中小企业是指在中华人民共和国境内依法设立，依据国务院批准的中小企业划分标准确定的中型企业、小型企业和微型企业，但与大企业的负责人为同一人，或者与大企业存在直接控股、管理关系的除外。</w:t>
            </w:r>
            <w:r>
              <w:rPr>
                <w:rFonts w:hint="eastAsia" w:ascii="宋体" w:hAnsi="宋体" w:eastAsia="宋体"/>
              </w:rPr>
              <w:t>符合中小企业划分标准的个体工商户，在政府采购活动中视同中小企业</w:t>
            </w:r>
            <w:r>
              <w:rPr>
                <w:rFonts w:hint="eastAsia" w:ascii="宋体" w:hAnsi="宋体" w:eastAsia="宋体" w:cs="Helvetica"/>
                <w:color w:val="222222"/>
                <w:szCs w:val="21"/>
              </w:rPr>
              <w:t>。</w:t>
            </w:r>
          </w:p>
          <w:p w14:paraId="664D7DE3">
            <w:pPr>
              <w:spacing w:line="360" w:lineRule="auto"/>
              <w:rPr>
                <w:rFonts w:cs="Helvetica" w:asciiTheme="minorEastAsia" w:hAnsiTheme="minorEastAsia"/>
                <w:color w:val="auto"/>
                <w:szCs w:val="21"/>
              </w:rPr>
            </w:pPr>
            <w:r>
              <w:rPr>
                <w:rFonts w:hint="eastAsia" w:cs="Helvetica" w:asciiTheme="minorEastAsia" w:hAnsiTheme="minorEastAsia"/>
                <w:color w:val="auto"/>
                <w:szCs w:val="21"/>
                <w:highlight w:val="yellow"/>
              </w:rPr>
              <w:t>非联合体非分包选用：</w:t>
            </w:r>
          </w:p>
          <w:p w14:paraId="33B99FC0">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1、根据财政部、工业和信息化部印发的《政府采购促进中小企业发展管理办法》（财库〔2020〕46号）及相关规定，</w:t>
            </w:r>
            <w:r>
              <w:rPr>
                <w:rFonts w:hint="eastAsia" w:ascii="宋体" w:hAnsi="宋体" w:cs="宋体"/>
                <w:color w:val="auto"/>
                <w:szCs w:val="21"/>
              </w:rPr>
              <w:t>不专门面向中小企业采购的采购项目或者采购包，除执行国家统一定价标准和实行固定价格采购外，</w:t>
            </w:r>
            <w:r>
              <w:rPr>
                <w:rFonts w:hint="eastAsia" w:cs="Helvetica" w:asciiTheme="minorEastAsia" w:hAnsiTheme="minorEastAsia"/>
                <w:color w:val="auto"/>
                <w:szCs w:val="21"/>
              </w:rPr>
              <w:t>对符合该办法规定的小微企业报价给予P1（货物、服务项目P1的取值为10%，工程项目P1的取值为5%）的扣除，用扣除后的价格参与评审。</w:t>
            </w:r>
            <w:r>
              <w:rPr>
                <w:rFonts w:hint="eastAsia" w:ascii="宋体" w:hAnsi="宋体" w:cs="宋体"/>
                <w:color w:val="auto"/>
                <w:szCs w:val="21"/>
              </w:rPr>
              <w:t>适用招标投标法的政府采购工程建设项目，采用综合评估法但未采用低价优先法计算价格分的，评标时应当在采用原报价进行评分的基础上，原则上按5%增加其价格得分</w:t>
            </w:r>
            <w:r>
              <w:rPr>
                <w:rFonts w:hint="eastAsia" w:ascii="宋体" w:hAnsi="宋体" w:cs="宋体"/>
                <w:color w:val="auto"/>
                <w:szCs w:val="21"/>
                <w:lang w:eastAsia="zh-Hans"/>
              </w:rPr>
              <w:t>。</w:t>
            </w:r>
          </w:p>
          <w:p w14:paraId="1BF02982">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2、《政府采购促进中小企业发展管理办法》所称中小企业是指在中华人民共和国境内依法设立，依据国务院批准的中小企业划分标准确定的中型企业、小型企业和微型企业，但与大企业的负责人为同一人，或者与大企业存在直接控股、管理关系的除外。</w:t>
            </w:r>
            <w:r>
              <w:rPr>
                <w:rFonts w:hint="eastAsia" w:ascii="宋体" w:hAnsi="宋体" w:cs="宋体"/>
                <w:color w:val="auto"/>
                <w:szCs w:val="21"/>
              </w:rPr>
              <w:t>负责人</w:t>
            </w:r>
            <w:r>
              <w:rPr>
                <w:rFonts w:hint="eastAsia" w:ascii="宋体" w:hAnsi="宋体" w:cs="宋体"/>
                <w:color w:val="auto"/>
                <w:szCs w:val="21"/>
                <w:lang w:eastAsia="zh-Hans"/>
              </w:rPr>
              <w:t>，</w:t>
            </w:r>
            <w:r>
              <w:rPr>
                <w:rFonts w:hint="eastAsia" w:ascii="宋体" w:hAnsi="宋体" w:cs="宋体"/>
                <w:color w:val="auto"/>
                <w:szCs w:val="21"/>
              </w:rPr>
              <w:t>是指单位法定代表人或者法律、行政法规规定代表单位行使职权的主要负责人；控股，是指出资额占有限责任公司资本总额50%以上或者其持有的股份占股份有限公司股本总额50%以上的，以及出资额或者持有股份的比例虽然不足50%，但依其出资额或者持有的股份所享有的表决权已足以对股东会、股东大会的决议产生重大影响的；管理关系，是指与不具有出资持股关系的其他单位之间存在的管理与被管理关系。</w:t>
            </w:r>
          </w:p>
          <w:p w14:paraId="2131C6FD">
            <w:pPr>
              <w:spacing w:line="360" w:lineRule="auto"/>
              <w:rPr>
                <w:rFonts w:cs="Helvetica" w:asciiTheme="minorEastAsia" w:hAnsiTheme="minorEastAsia"/>
                <w:color w:val="auto"/>
                <w:szCs w:val="21"/>
              </w:rPr>
            </w:pPr>
            <w:r>
              <w:rPr>
                <w:rFonts w:hint="eastAsia" w:ascii="宋体" w:hAnsi="宋体" w:cs="宋体"/>
                <w:color w:val="auto"/>
                <w:szCs w:val="21"/>
              </w:rPr>
              <w:t>事业单位、社会组织等非企业主体不享受中小企业扶持政策，但事业单位、社会组织等非企业主体提供全部由中小企业制造的货物参加货物采购项目的除外。事业单位直接控股和管理的企业，依据中小企业划型标准认定其企业类型；</w:t>
            </w:r>
            <w:r>
              <w:rPr>
                <w:rFonts w:hint="eastAsia" w:cs="Helvetica" w:asciiTheme="minorEastAsia" w:hAnsiTheme="minorEastAsia"/>
                <w:color w:val="auto"/>
                <w:szCs w:val="21"/>
              </w:rPr>
              <w:t>符合中小企业划分标准的个体工商户，在政府采购活动中视同中小企业。</w:t>
            </w:r>
          </w:p>
          <w:p w14:paraId="003E8DBD">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3、在政府采购活动中，供应商提供的货物、工程或者服务符合下列情形的，享受中小企业扶持政策：</w:t>
            </w:r>
          </w:p>
          <w:p w14:paraId="12A8617E">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（1）符合《工业和信息化部、国家统计局、国家发展和改革委员会、财政部关于印发中小企业划型标准规定的通知》（工信部联企业[2011]300号）规定的划分标准；</w:t>
            </w:r>
          </w:p>
          <w:p w14:paraId="20F9630A">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（2）在货物采购项目中，货物由中小企业制造，即货物由中小企业生产且使用该中小企业商号或者注册商标</w:t>
            </w:r>
            <w:r>
              <w:rPr>
                <w:rFonts w:hint="eastAsia" w:ascii="宋体" w:hAnsi="宋体" w:cs="宋体"/>
                <w:color w:val="auto"/>
                <w:szCs w:val="21"/>
              </w:rPr>
              <w:t>，不对供应商主体类型作任何限制要求</w:t>
            </w:r>
            <w:r>
              <w:rPr>
                <w:rFonts w:hint="eastAsia" w:cs="Helvetica" w:asciiTheme="minorEastAsia" w:hAnsiTheme="minorEastAsia"/>
                <w:color w:val="auto"/>
                <w:szCs w:val="21"/>
              </w:rPr>
              <w:t>；</w:t>
            </w:r>
          </w:p>
          <w:p w14:paraId="6CAED6F1">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（3）在工程采购项目中，工程由中小企业承建，即工程施工单位为中小企业；</w:t>
            </w:r>
          </w:p>
          <w:p w14:paraId="50FC2784">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（4）在服务采购项目中，服务由中小企业承接，即提供服务的人员为中小企业依照《中华人民共和国劳动合同法》订立劳动合同的从业人员。</w:t>
            </w:r>
          </w:p>
          <w:p w14:paraId="7FE59A87">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（5）在货物采购项目中，供应商提供的货物既有中小企业制造货物，也有大型企业制造货物的，不享受本办法规定的中小企业扶持政策。</w:t>
            </w:r>
          </w:p>
          <w:p w14:paraId="7544CF3A">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4、在本项目政府采购活动中，对符合《政府采购促进中小企业发展管理办法》规定的小微企业报价给予一定比例的扣除，用扣除后的价格参加评审。具体扣除办法如下：</w:t>
            </w:r>
          </w:p>
          <w:p w14:paraId="5BD3D255">
            <w:pPr>
              <w:spacing w:line="360" w:lineRule="auto"/>
              <w:ind w:firstLine="420" w:firstLineChars="200"/>
              <w:rPr>
                <w:rFonts w:cs="Helvetica" w:asciiTheme="minorEastAsia" w:hAnsiTheme="minorEastAsia"/>
                <w:color w:val="auto"/>
                <w:szCs w:val="21"/>
              </w:rPr>
            </w:pPr>
            <w:r>
              <w:rPr>
                <w:rFonts w:hint="eastAsia" w:cs="Helvetica" w:asciiTheme="minorEastAsia" w:hAnsiTheme="minorEastAsia"/>
                <w:color w:val="auto"/>
                <w:szCs w:val="21"/>
              </w:rPr>
              <w:t>投标人提供的货物全部由符合政策要求的小型或微型企业制造（工程的施工单位全部为符合政策要求的小型、微型企业，或者服务全部由符合政策要求的小型、微型企业承接），对投标人的报价给予P1的价格扣除，即：评标价＝投标价×（1-P1）。</w:t>
            </w:r>
          </w:p>
          <w:p w14:paraId="7A1A6667">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5、参加本项目投标的小型和微型企业应当提供《中小企业声明函》，否则不得享受相关中小企业扶持政策。</w:t>
            </w:r>
            <w:r>
              <w:rPr>
                <w:rFonts w:hint="eastAsia" w:cs="Helvetica" w:asciiTheme="minorEastAsia" w:hAnsiTheme="minorEastAsia"/>
                <w:color w:val="auto"/>
                <w:szCs w:val="21"/>
                <w:lang w:eastAsia="zh-Hans"/>
              </w:rPr>
              <w:t>新成立企业无上一年度</w:t>
            </w:r>
            <w:r>
              <w:rPr>
                <w:rFonts w:hint="eastAsia" w:cs="Helvetica" w:asciiTheme="minorEastAsia" w:hAnsiTheme="minorEastAsia"/>
                <w:color w:val="auto"/>
                <w:szCs w:val="21"/>
              </w:rPr>
              <w:t>相关</w:t>
            </w:r>
            <w:r>
              <w:rPr>
                <w:rFonts w:hint="eastAsia" w:cs="Helvetica" w:asciiTheme="minorEastAsia" w:hAnsiTheme="minorEastAsia"/>
                <w:color w:val="auto"/>
                <w:szCs w:val="21"/>
                <w:lang w:eastAsia="zh-Hans"/>
              </w:rPr>
              <w:t>数据的，根据其出具的《中小企业声明函》认可其为中小企业</w:t>
            </w:r>
            <w:r>
              <w:rPr>
                <w:rFonts w:hint="eastAsia" w:cs="Helvetica" w:asciiTheme="minorEastAsia" w:hAnsiTheme="minorEastAsia"/>
                <w:color w:val="auto"/>
                <w:szCs w:val="21"/>
              </w:rPr>
              <w:t>。采购代理机构、评标委员会（评审小组）在依法进行资格审查、评审</w:t>
            </w:r>
            <w:r>
              <w:rPr>
                <w:rFonts w:hint="eastAsia" w:cs="Helvetica" w:asciiTheme="minorEastAsia" w:hAnsiTheme="minorEastAsia"/>
                <w:color w:val="auto"/>
                <w:szCs w:val="21"/>
                <w:lang w:eastAsia="zh-Hans"/>
              </w:rPr>
              <w:t>过程</w:t>
            </w:r>
            <w:r>
              <w:rPr>
                <w:rFonts w:hint="eastAsia" w:cs="Helvetica" w:asciiTheme="minorEastAsia" w:hAnsiTheme="minorEastAsia"/>
                <w:color w:val="auto"/>
                <w:szCs w:val="21"/>
              </w:rPr>
              <w:t>中，发现《中小企业声明函》存在明显笔误或者含义不明确的，按照政府采购相关规定要求供应商进行澄清、说明或补正。澄清、说明或补正后符合中小企业条件的供应商，可以享受中小企业扶持政策。中标、成交供应商享受中小企业扶持政策的，随中标、成交结果公开中标、成交供应商的《中小企业声明函》。供应商提供《中小企业声明函》内容不实的，属于提供虚假材料谋取中标、成交，依照《中华人民共和国政府采购法》等国家有关规定追究相应责任。</w:t>
            </w:r>
          </w:p>
          <w:p w14:paraId="4F454C9E">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6、监狱企业参加政府采购活动时，应当提供由省级以上监狱管理局、戒毒管理局(含新疆生产建设兵团)出具的属于监狱企业的证明文件。</w:t>
            </w:r>
          </w:p>
          <w:p w14:paraId="693149BB">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7、根据《关于促进残疾人就业政府采购政策的通知(财库〔2017〕141号)》，残疾人福利性单位参加政府采购活动时，应当提供《残疾人福利性单位声明函》，并对声明的真实性负责。残疾人福利性单位属于小型、微型企业的，不重复享受政策。</w:t>
            </w:r>
          </w:p>
          <w:p w14:paraId="06B20EF7">
            <w:pPr>
              <w:spacing w:line="360" w:lineRule="auto"/>
              <w:rPr>
                <w:rFonts w:cs="Helvetica" w:asciiTheme="minorEastAsia" w:hAnsiTheme="minorEastAsia"/>
                <w:color w:val="auto"/>
                <w:szCs w:val="21"/>
              </w:rPr>
            </w:pPr>
            <w:r>
              <w:rPr>
                <w:rFonts w:hint="eastAsia" w:cs="Helvetica" w:asciiTheme="minorEastAsia" w:hAnsiTheme="minorEastAsia"/>
                <w:color w:val="auto"/>
                <w:szCs w:val="21"/>
                <w:highlight w:val="yellow"/>
              </w:rPr>
              <w:t>联合体或允许分包选用：</w:t>
            </w:r>
          </w:p>
          <w:p w14:paraId="63842AB2">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1、根据财政部、工业和信息化部印发的《政府采购促进中小企业发展管理办法》（财库〔2020〕46号）及相关规定，</w:t>
            </w:r>
            <w:r>
              <w:rPr>
                <w:rFonts w:hint="eastAsia" w:ascii="宋体" w:hAnsi="宋体" w:cs="宋体"/>
                <w:color w:val="auto"/>
                <w:szCs w:val="21"/>
              </w:rPr>
              <w:t>不专门面向中小企业采购的采购项目或者采购包，除执行国家统一定价标准和实行固定价格采购外，</w:t>
            </w:r>
            <w:r>
              <w:rPr>
                <w:rFonts w:hint="eastAsia" w:cs="Helvetica" w:asciiTheme="minorEastAsia" w:hAnsiTheme="minorEastAsia"/>
                <w:color w:val="auto"/>
                <w:szCs w:val="21"/>
              </w:rPr>
              <w:t>对符合该办法规定的小微企业报价给予P1（货物、服务项目P1的取值为10%，工程项目P1的取值为5%）的扣除，用扣除后的价格参与评审。</w:t>
            </w:r>
            <w:r>
              <w:rPr>
                <w:rFonts w:hint="eastAsia" w:ascii="宋体" w:hAnsi="宋体" w:cs="宋体"/>
                <w:color w:val="auto"/>
                <w:szCs w:val="21"/>
              </w:rPr>
              <w:t>适用招标投标法的政府采购工程建设项目，采用综合评估法但未采用低价优先法计算价格分的，评标时应当在采用原报价进行评分的基础上，原则上按5%增加其价格得分</w:t>
            </w:r>
            <w:r>
              <w:rPr>
                <w:rFonts w:hint="eastAsia" w:ascii="宋体" w:hAnsi="宋体" w:cs="宋体"/>
                <w:color w:val="auto"/>
                <w:szCs w:val="21"/>
                <w:lang w:eastAsia="zh-Hans"/>
              </w:rPr>
              <w:t>。</w:t>
            </w:r>
          </w:p>
          <w:p w14:paraId="49749FE0">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2、接受大中型企业与小微企业组成联合体或者允许大中型企业向一家或者多家小微企业分包的采购项目，对于联合协议或者分包意向协议约定小微企业的合同份额占到合同总金额30%以上的，对联合体或者大中型企业的报价给予P2（货物、服务项目P2的取值为4%，工程项目P2的取值为2%）的扣除，用扣除后的价格参加评审。</w:t>
            </w:r>
            <w:r>
              <w:rPr>
                <w:rFonts w:hint="eastAsia" w:ascii="宋体" w:hAnsi="宋体" w:cs="宋体"/>
                <w:color w:val="auto"/>
                <w:szCs w:val="21"/>
              </w:rPr>
              <w:t>适用招标投标法的政府采购工程建设项目，采用综合评估法但未采用低价优先法计算价格分的，评标时应当在采用原报价进行评分的基础上，原则上按2%增加其价格得分。</w:t>
            </w:r>
            <w:r>
              <w:rPr>
                <w:rFonts w:hint="eastAsia" w:cs="Helvetica" w:asciiTheme="minorEastAsia" w:hAnsiTheme="minorEastAsia"/>
                <w:color w:val="auto"/>
                <w:szCs w:val="21"/>
              </w:rPr>
              <w:t>组成联合体或者接受分包的小微企业与联合体内其他企业、分包企业之间存在直接控股、管理关系的，不享受价格扣除优惠政策。</w:t>
            </w:r>
          </w:p>
          <w:p w14:paraId="65AAB171">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3、《政府采购促进中小企业发展管理办法》所称中小企业是指在中华人民共和国境内依法设立，依据国务院批准的中小企业划分标准确定的中型企业、小型企业和微型企业，但与大企业的负责人为同一人，或者与大企业存在直接控股、管理关系的除外。</w:t>
            </w:r>
            <w:r>
              <w:rPr>
                <w:rFonts w:hint="eastAsia" w:ascii="宋体" w:hAnsi="宋体" w:cs="宋体"/>
                <w:color w:val="auto"/>
                <w:szCs w:val="21"/>
              </w:rPr>
              <w:t>负责人</w:t>
            </w:r>
            <w:r>
              <w:rPr>
                <w:rFonts w:hint="eastAsia" w:ascii="宋体" w:hAnsi="宋体" w:cs="宋体"/>
                <w:color w:val="auto"/>
                <w:szCs w:val="21"/>
                <w:lang w:eastAsia="zh-Hans"/>
              </w:rPr>
              <w:t>，</w:t>
            </w:r>
            <w:r>
              <w:rPr>
                <w:rFonts w:hint="eastAsia" w:ascii="宋体" w:hAnsi="宋体" w:cs="宋体"/>
                <w:color w:val="auto"/>
                <w:szCs w:val="21"/>
              </w:rPr>
              <w:t>是指单位法定代表人或者法律、行政法规规定代表单位行使职权的主要负责人；控股，是指出资额占有限责任公司资本总额50%以上或者其持有的股份占股份有限公司股本总额50%以上的，以及出资额或者持有股份的比例虽然不足50%，但依其出资额或者持有的股份所享有的表决权已足以对股东会、股东大会的决议产生重大影响的；管理关系，是指与不具有出资持股关系的其他单位之间存在的管理与被管理关系。</w:t>
            </w:r>
          </w:p>
          <w:p w14:paraId="181E8F5D">
            <w:pPr>
              <w:spacing w:line="360" w:lineRule="auto"/>
              <w:rPr>
                <w:rFonts w:cs="Helvetica" w:asciiTheme="minorEastAsia" w:hAnsiTheme="minorEastAsia"/>
                <w:color w:val="auto"/>
                <w:szCs w:val="21"/>
              </w:rPr>
            </w:pPr>
            <w:r>
              <w:rPr>
                <w:rFonts w:hint="eastAsia" w:ascii="宋体" w:hAnsi="宋体" w:cs="宋体"/>
                <w:color w:val="auto"/>
                <w:szCs w:val="21"/>
              </w:rPr>
              <w:t>事业单位、社会组织等非企业主体不享受中小企业扶持政策，但事业单位、社会组织等非企业主体提供全部由中小企业制造的货物参加货物采购项目的除外。事业单位直接控股和管理的企业，依据中小企业划型标准认定其企业类型；</w:t>
            </w:r>
            <w:r>
              <w:rPr>
                <w:rFonts w:hint="eastAsia" w:cs="Helvetica" w:asciiTheme="minorEastAsia" w:hAnsiTheme="minorEastAsia"/>
                <w:color w:val="auto"/>
                <w:szCs w:val="21"/>
              </w:rPr>
              <w:t>符合中小企业划分标准的个体工商户，在政府采购活动中视同中小企业。</w:t>
            </w:r>
          </w:p>
          <w:p w14:paraId="47DD309C">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4、在政府采购活动中，供应商提供的货物、工程或者服务符合下列情形的，享受中小企业扶持政策：</w:t>
            </w:r>
          </w:p>
          <w:p w14:paraId="64837A1A">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（1）符合《工业和信息化部、国家统计局、国家发展和改革委员会、财政部关于印发中小企业划型标准规定的通知》（工信部联企业[2011]300号）规定的划分标准；</w:t>
            </w:r>
          </w:p>
          <w:p w14:paraId="1AF7856B">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（2）在货物采购项目中，货物由中小企业制造，即货物由中小企业生产且使用该中小企业商号或者注册商标</w:t>
            </w:r>
            <w:r>
              <w:rPr>
                <w:rFonts w:hint="eastAsia" w:ascii="宋体" w:hAnsi="宋体" w:cs="宋体"/>
                <w:color w:val="auto"/>
                <w:szCs w:val="21"/>
              </w:rPr>
              <w:t>，不对供应商主体类型作任何限制要求</w:t>
            </w:r>
            <w:r>
              <w:rPr>
                <w:rFonts w:hint="eastAsia" w:cs="Helvetica" w:asciiTheme="minorEastAsia" w:hAnsiTheme="minorEastAsia"/>
                <w:color w:val="auto"/>
                <w:szCs w:val="21"/>
              </w:rPr>
              <w:t>；</w:t>
            </w:r>
          </w:p>
          <w:p w14:paraId="100F58B1">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（3）在工程采购项目中，工程由中小企业承建，即工程施工单位为中小企业；</w:t>
            </w:r>
          </w:p>
          <w:p w14:paraId="6900087A">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（4）在服务采购项目中，服务由中小企业承接，即提供服务的人员为中小企业依照《中华人民共和国劳动合同法》订立劳动合同的从业人员。</w:t>
            </w:r>
          </w:p>
          <w:p w14:paraId="2B80A6F1">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（5）在货物采购项目中，供应商提供的货物既有中小企业制造货物，也有大型企业制造货物的，不享受本办法规定的中小企业扶持政策。</w:t>
            </w:r>
          </w:p>
          <w:p w14:paraId="4AB302E8">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（6）以联合体形式参加政府采购活动，联合体各方均为中小企业的，联合体视同中小企业。其中，联合体各方均为小微企业的，联合体视同小微企业。</w:t>
            </w:r>
          </w:p>
          <w:p w14:paraId="0C96A852">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5、在本项目政府采购活动中，对符合《政府采购促进中小企业发展管理办法》规定的小微企业报价给予一定比例的扣除，用扣除后的价格参加评审。具体扣除办法如下：</w:t>
            </w:r>
          </w:p>
          <w:p w14:paraId="7820DF5E">
            <w:pPr>
              <w:spacing w:line="360" w:lineRule="auto"/>
              <w:ind w:firstLine="420" w:firstLineChars="200"/>
              <w:rPr>
                <w:rFonts w:cs="Helvetica" w:asciiTheme="minorEastAsia" w:hAnsiTheme="minorEastAsia"/>
                <w:color w:val="auto"/>
                <w:szCs w:val="21"/>
              </w:rPr>
            </w:pPr>
            <w:r>
              <w:rPr>
                <w:rFonts w:hint="eastAsia" w:cs="Helvetica" w:asciiTheme="minorEastAsia" w:hAnsiTheme="minorEastAsia"/>
                <w:color w:val="auto"/>
                <w:szCs w:val="21"/>
              </w:rPr>
              <w:t>接受大中型企业与小微企业组成联合体或者允许大中型企业向一家或者多家小微企业分包的采购项目，对于联合协议或者分包意向协议约定小微企业的合同份额占到合同总金额30%以上的，对联合体或者大中型企业的报价给予P2的价格扣除，即：评标价＝投标价×（1-P2）。组成联合体或者接受分包的小微企业与联合体内其他企业、分包企业之间存在直接控股、管理关系的，不享受价格扣除优惠政策。</w:t>
            </w:r>
          </w:p>
          <w:p w14:paraId="4F2CFEE4">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6、参加本项目投标的小型和微型企业应当提供《中小企业声明函》，否则不得享受相关中小企业扶持政策。</w:t>
            </w:r>
            <w:r>
              <w:rPr>
                <w:rFonts w:hint="eastAsia" w:ascii="宋体" w:hAnsi="宋体" w:cs="宋体"/>
                <w:color w:val="auto"/>
                <w:szCs w:val="21"/>
                <w:lang w:eastAsia="zh-Hans"/>
              </w:rPr>
              <w:t>新成立企业无上一年度</w:t>
            </w:r>
            <w:r>
              <w:rPr>
                <w:rFonts w:hint="eastAsia" w:ascii="宋体" w:hAnsi="宋体" w:cs="宋体"/>
                <w:color w:val="auto"/>
                <w:szCs w:val="21"/>
              </w:rPr>
              <w:t>相关</w:t>
            </w:r>
            <w:r>
              <w:rPr>
                <w:rFonts w:hint="eastAsia" w:ascii="宋体" w:hAnsi="宋体" w:cs="宋体"/>
                <w:color w:val="auto"/>
                <w:szCs w:val="21"/>
                <w:lang w:eastAsia="zh-Hans"/>
              </w:rPr>
              <w:t>数据的，根据其出具的《中小企业声明函》认可其为中小企业</w:t>
            </w:r>
            <w:r>
              <w:rPr>
                <w:rFonts w:hint="eastAsia" w:ascii="宋体" w:hAnsi="宋体" w:cs="宋体"/>
                <w:color w:val="auto"/>
                <w:szCs w:val="21"/>
              </w:rPr>
              <w:t>。采购代理机构、评标委员会（评审小组）在依法进行资格审查、评审</w:t>
            </w:r>
            <w:r>
              <w:rPr>
                <w:rFonts w:hint="eastAsia" w:ascii="宋体" w:hAnsi="宋体" w:cs="宋体"/>
                <w:color w:val="auto"/>
                <w:szCs w:val="21"/>
                <w:lang w:eastAsia="zh-Hans"/>
              </w:rPr>
              <w:t>过程</w:t>
            </w:r>
            <w:r>
              <w:rPr>
                <w:rFonts w:hint="eastAsia" w:ascii="宋体" w:hAnsi="宋体" w:cs="宋体"/>
                <w:color w:val="auto"/>
                <w:szCs w:val="21"/>
              </w:rPr>
              <w:t>中，发现《中小企业声明函》存在明显笔误或者含义不明确的，按照政府采购相关规定要求供应商进行澄清、说明或补正。澄清、说明或补正后符合中小企业条件的供应商，可以享受中小企业扶持政策。</w:t>
            </w:r>
            <w:r>
              <w:rPr>
                <w:rFonts w:hint="eastAsia" w:cs="Helvetica" w:asciiTheme="minorEastAsia" w:hAnsiTheme="minorEastAsia"/>
                <w:color w:val="auto"/>
                <w:szCs w:val="21"/>
              </w:rPr>
              <w:t>中标供应商享受中小企业扶持政策的，随中标结果公开中标供应商的《中小企业声明函》。供应商提供《中小企业声明函》内容不实的，属于提供虚假材料谋取中标，依照《中华人民共和国政府采购法》等国家有关规定追究相应责任。</w:t>
            </w:r>
          </w:p>
          <w:p w14:paraId="41075CA5">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7、监狱企业参加政府采购活动时，应当提供由省级以上监狱管理局、戒毒管理局(含新疆生产建设兵团)出具的属于监狱企业的证明文件。</w:t>
            </w:r>
          </w:p>
          <w:p w14:paraId="0F34B884">
            <w:pPr>
              <w:spacing w:line="360" w:lineRule="auto"/>
              <w:rPr>
                <w:rFonts w:cs="Helvetica" w:asciiTheme="minorEastAsia" w:hAnsiTheme="minorEastAsia"/>
                <w:color w:val="auto"/>
                <w:szCs w:val="21"/>
              </w:rPr>
            </w:pPr>
            <w:r>
              <w:rPr>
                <w:rFonts w:hint="eastAsia" w:cs="Helvetica" w:asciiTheme="minorEastAsia" w:hAnsiTheme="minorEastAsia"/>
                <w:color w:val="auto"/>
                <w:szCs w:val="21"/>
              </w:rPr>
              <w:t>8、根据《关于促进残疾人就业政府采购政策的通知(财库〔2017〕141号)》，残疾人福利性单位参加政府采购活动时，应当提供《残疾人福利性单位声明函》，并对声明的真实性负责。残疾人福利性单位属于小型、微型企业的，不重复享受政策。</w:t>
            </w:r>
          </w:p>
        </w:tc>
      </w:tr>
      <w:tr w14:paraId="7AA6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4" w:hRule="atLeast"/>
          <w:jc w:val="center"/>
        </w:trPr>
        <w:tc>
          <w:tcPr>
            <w:tcW w:w="672" w:type="dxa"/>
            <w:shd w:val="clear" w:color="auto" w:fill="auto"/>
            <w:noWrap/>
            <w:vAlign w:val="center"/>
          </w:tcPr>
          <w:p w14:paraId="1A6CF3D4">
            <w:pPr>
              <w:widowControl/>
              <w:numPr>
                <w:ilvl w:val="0"/>
                <w:numId w:val="21"/>
              </w:numPr>
              <w:jc w:val="center"/>
              <w:rPr>
                <w:rFonts w:cs="宋体" w:asciiTheme="minorEastAsia" w:hAnsiTheme="minorEastAsia"/>
                <w:color w:val="000000"/>
                <w:kern w:val="0"/>
                <w:sz w:val="22"/>
              </w:rPr>
            </w:pPr>
          </w:p>
        </w:tc>
        <w:tc>
          <w:tcPr>
            <w:tcW w:w="1254" w:type="dxa"/>
            <w:shd w:val="clear" w:color="auto" w:fill="auto"/>
            <w:vAlign w:val="center"/>
          </w:tcPr>
          <w:p w14:paraId="1E9E165B">
            <w:pPr>
              <w:spacing w:line="360" w:lineRule="auto"/>
              <w:jc w:val="center"/>
              <w:outlineLvl w:val="1"/>
              <w:rPr>
                <w:rFonts w:hint="eastAsia" w:asciiTheme="minorEastAsia" w:hAnsiTheme="minorEastAsia" w:eastAsiaTheme="minorEastAsia"/>
                <w:color w:val="FF0000"/>
                <w:lang w:eastAsia="zh-CN"/>
              </w:rPr>
            </w:pPr>
            <w:r>
              <w:rPr>
                <w:rFonts w:hint="eastAsia" w:asciiTheme="minorEastAsia" w:hAnsiTheme="minorEastAsia"/>
                <w:color w:val="FF0000"/>
              </w:rPr>
              <w:t>节能</w:t>
            </w:r>
            <w:r>
              <w:rPr>
                <w:rFonts w:hint="eastAsia" w:asciiTheme="minorEastAsia" w:hAnsiTheme="minorEastAsia"/>
                <w:color w:val="FF0000"/>
                <w:lang w:eastAsia="zh-CN"/>
              </w:rPr>
              <w:t>、</w:t>
            </w:r>
          </w:p>
          <w:p w14:paraId="54253488">
            <w:pPr>
              <w:jc w:val="center"/>
              <w:rPr>
                <w:rFonts w:asciiTheme="minorEastAsia" w:hAnsiTheme="minorEastAsia"/>
              </w:rPr>
            </w:pPr>
            <w:r>
              <w:rPr>
                <w:rFonts w:hint="eastAsia" w:asciiTheme="minorEastAsia" w:hAnsiTheme="minorEastAsia"/>
                <w:color w:val="FF0000"/>
              </w:rPr>
              <w:t>环境标志</w:t>
            </w:r>
          </w:p>
        </w:tc>
        <w:tc>
          <w:tcPr>
            <w:tcW w:w="9304" w:type="dxa"/>
            <w:gridSpan w:val="3"/>
            <w:shd w:val="clear" w:color="auto" w:fill="auto"/>
            <w:noWrap/>
            <w:vAlign w:val="center"/>
          </w:tcPr>
          <w:p w14:paraId="26359DB7">
            <w:pPr>
              <w:tabs>
                <w:tab w:val="left" w:pos="0"/>
                <w:tab w:val="left" w:pos="709"/>
              </w:tabs>
              <w:spacing w:line="360" w:lineRule="auto"/>
              <w:jc w:val="left"/>
              <w:rPr>
                <w:rFonts w:cs="宋体" w:asciiTheme="minorEastAsia" w:hAnsiTheme="minorEastAsia"/>
                <w:color w:val="FF0000"/>
                <w:szCs w:val="21"/>
              </w:rPr>
            </w:pPr>
            <w:r>
              <w:rPr>
                <w:rFonts w:hint="eastAsia" w:ascii="宋体" w:hAnsi="宋体"/>
                <w:szCs w:val="21"/>
                <w:lang w:val="en-US" w:eastAsia="zh-CN"/>
              </w:rPr>
              <w:t>1、如</w:t>
            </w:r>
            <w:r>
              <w:rPr>
                <w:rFonts w:hint="eastAsia" w:ascii="宋体" w:hAnsi="宋体"/>
                <w:szCs w:val="21"/>
              </w:rPr>
              <w:t>本次采购产品</w:t>
            </w:r>
            <w:r>
              <w:rPr>
                <w:rFonts w:hint="eastAsia" w:ascii="宋体" w:hAnsi="宋体"/>
                <w:szCs w:val="21"/>
                <w:lang w:val="en-US" w:eastAsia="zh-CN"/>
              </w:rPr>
              <w:t>属于</w:t>
            </w:r>
            <w:r>
              <w:rPr>
                <w:rFonts w:hint="eastAsia" w:ascii="宋体" w:hAnsi="宋体"/>
                <w:szCs w:val="21"/>
              </w:rPr>
              <w:t>财政部、发展改革委、生态环境部等部门最新发布的《节能产品政府采购品目清单》或《</w:t>
            </w:r>
            <w:r>
              <w:rPr>
                <w:rFonts w:ascii="宋体" w:hAnsi="宋体"/>
                <w:szCs w:val="21"/>
              </w:rPr>
              <w:t>环境标志产品</w:t>
            </w:r>
            <w:r>
              <w:rPr>
                <w:rFonts w:hint="eastAsia" w:ascii="宋体" w:hAnsi="宋体"/>
                <w:szCs w:val="21"/>
              </w:rPr>
              <w:t>政府采购</w:t>
            </w:r>
            <w:r>
              <w:rPr>
                <w:rFonts w:ascii="宋体" w:hAnsi="宋体"/>
                <w:szCs w:val="21"/>
              </w:rPr>
              <w:t>品目清单</w:t>
            </w:r>
            <w:r>
              <w:rPr>
                <w:rFonts w:hint="eastAsia" w:ascii="宋体" w:hAnsi="宋体"/>
                <w:szCs w:val="21"/>
              </w:rPr>
              <w:t>》的清单范围内优先采购的节能产品、</w:t>
            </w:r>
            <w:r>
              <w:rPr>
                <w:rFonts w:ascii="宋体" w:hAnsi="宋体"/>
                <w:szCs w:val="21"/>
              </w:rPr>
              <w:t>环境标志产品类别</w:t>
            </w:r>
            <w:r>
              <w:rPr>
                <w:rFonts w:hint="eastAsia" w:ascii="宋体" w:hAnsi="宋体"/>
                <w:szCs w:val="21"/>
              </w:rPr>
              <w:t>，对于具有国家确定的认证机构出具的、处于有效期之内的节能产品认证证书或环境标志产品认证证书的，对节能产品或环境标志产品的价格分别给予</w:t>
            </w:r>
            <w:r>
              <w:rPr>
                <w:rFonts w:ascii="宋体" w:hAnsi="宋体"/>
                <w:szCs w:val="21"/>
              </w:rPr>
              <w:t>1%</w:t>
            </w:r>
            <w:r>
              <w:rPr>
                <w:rFonts w:hint="eastAsia" w:ascii="宋体" w:hAnsi="宋体"/>
                <w:szCs w:val="21"/>
              </w:rPr>
              <w:t>的价格扣除。</w:t>
            </w:r>
          </w:p>
          <w:p w14:paraId="7F31586E">
            <w:pPr>
              <w:tabs>
                <w:tab w:val="left" w:pos="0"/>
                <w:tab w:val="left" w:pos="709"/>
              </w:tabs>
              <w:spacing w:line="360" w:lineRule="auto"/>
              <w:jc w:val="left"/>
              <w:rPr>
                <w:rFonts w:cs="宋体" w:asciiTheme="minorEastAsia" w:hAnsiTheme="minorEastAsia"/>
                <w:color w:val="FF0000"/>
                <w:szCs w:val="21"/>
              </w:rPr>
            </w:pPr>
            <w:r>
              <w:rPr>
                <w:rFonts w:hint="eastAsia" w:cs="宋体" w:asciiTheme="minorEastAsia" w:hAnsiTheme="minorEastAsia"/>
                <w:color w:val="FF0000"/>
                <w:szCs w:val="21"/>
                <w:lang w:val="en-US" w:eastAsia="zh-CN"/>
              </w:rPr>
              <w:t>2、</w:t>
            </w:r>
            <w:r>
              <w:rPr>
                <w:rFonts w:hint="eastAsia" w:ascii="宋体" w:hAnsi="宋体"/>
                <w:szCs w:val="21"/>
                <w:lang w:val="en-US" w:eastAsia="zh-CN"/>
              </w:rPr>
              <w:t>如</w:t>
            </w:r>
            <w:r>
              <w:rPr>
                <w:rFonts w:hint="eastAsia" w:ascii="宋体" w:hAnsi="宋体"/>
                <w:szCs w:val="21"/>
              </w:rPr>
              <w:t>属于品目清单范围内的节能或环境标志产品，应当提供国家确定的认证机构出具的、处于有效期之内的节能产品认证证书或环境标志产品认证证书复印件，并加盖投标人单位的公章。</w:t>
            </w:r>
          </w:p>
          <w:p w14:paraId="714608F6">
            <w:pPr>
              <w:tabs>
                <w:tab w:val="left" w:pos="0"/>
                <w:tab w:val="left" w:pos="709"/>
              </w:tabs>
              <w:spacing w:line="360" w:lineRule="auto"/>
              <w:rPr>
                <w:rFonts w:ascii="宋体" w:hAnsi="宋体" w:cs="宋体"/>
                <w:color w:val="FF0000"/>
              </w:rPr>
            </w:pPr>
            <w:r>
              <w:rPr>
                <w:rFonts w:hint="eastAsia" w:ascii="宋体" w:hAnsi="宋体" w:cs="宋体"/>
                <w:color w:val="FF0000"/>
              </w:rPr>
              <w:t>特别说明：已经作为评审因素进行评分的不再进行价格扣除。</w:t>
            </w:r>
          </w:p>
        </w:tc>
      </w:tr>
    </w:tbl>
    <w:p w14:paraId="334B0BD7">
      <w:pPr>
        <w:numPr>
          <w:ilvl w:val="0"/>
          <w:numId w:val="18"/>
        </w:numPr>
        <w:spacing w:line="360" w:lineRule="auto"/>
        <w:ind w:left="425" w:hanging="425"/>
        <w:rPr>
          <w:rFonts w:asciiTheme="minorEastAsia" w:hAnsiTheme="minorEastAsia"/>
        </w:rPr>
      </w:pPr>
      <w:r>
        <w:rPr>
          <w:rFonts w:asciiTheme="minorEastAsia" w:hAnsiTheme="minorEastAsia"/>
        </w:rPr>
        <w:t>价格分（</w:t>
      </w:r>
      <w:r>
        <w:rPr>
          <w:rFonts w:hint="eastAsia" w:asciiTheme="minorEastAsia" w:hAnsiTheme="minorEastAsia"/>
          <w:color w:val="FF0000"/>
          <w:u w:val="single"/>
        </w:rPr>
        <w:t xml:space="preserve">   </w:t>
      </w:r>
      <w:r>
        <w:rPr>
          <w:rFonts w:asciiTheme="minorEastAsia" w:hAnsiTheme="minorEastAsia"/>
          <w:color w:val="FF0000"/>
        </w:rPr>
        <w:t>分</w:t>
      </w:r>
      <w:r>
        <w:rPr>
          <w:rFonts w:asciiTheme="minorEastAsia" w:hAnsiTheme="minorEastAsia"/>
        </w:rPr>
        <w:t>）</w:t>
      </w:r>
    </w:p>
    <w:tbl>
      <w:tblPr>
        <w:tblStyle w:val="23"/>
        <w:tblW w:w="11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1658"/>
        <w:gridCol w:w="1000"/>
        <w:gridCol w:w="7978"/>
      </w:tblGrid>
      <w:tr w14:paraId="50A3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715" w:type="dxa"/>
            <w:shd w:val="clear" w:color="auto" w:fill="auto"/>
            <w:noWrap/>
            <w:vAlign w:val="center"/>
          </w:tcPr>
          <w:p w14:paraId="035E6695">
            <w:pPr>
              <w:widowControl/>
              <w:jc w:val="center"/>
              <w:rPr>
                <w:rFonts w:cs="宋体" w:asciiTheme="minorEastAsia" w:hAnsiTheme="minorEastAsia"/>
                <w:color w:val="000000"/>
                <w:kern w:val="0"/>
                <w:sz w:val="22"/>
              </w:rPr>
            </w:pPr>
            <w:r>
              <w:rPr>
                <w:rFonts w:hint="eastAsia" w:cs="宋体" w:asciiTheme="minorEastAsia" w:hAnsiTheme="minorEastAsia"/>
                <w:color w:val="000000"/>
                <w:kern w:val="0"/>
                <w:sz w:val="22"/>
              </w:rPr>
              <w:t>序号</w:t>
            </w:r>
          </w:p>
        </w:tc>
        <w:tc>
          <w:tcPr>
            <w:tcW w:w="1658" w:type="dxa"/>
            <w:shd w:val="clear" w:color="auto" w:fill="auto"/>
            <w:noWrap/>
            <w:vAlign w:val="center"/>
          </w:tcPr>
          <w:p w14:paraId="006A1A67">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评审因素</w:t>
            </w:r>
          </w:p>
        </w:tc>
        <w:tc>
          <w:tcPr>
            <w:tcW w:w="1000" w:type="dxa"/>
            <w:shd w:val="clear" w:color="auto" w:fill="auto"/>
            <w:noWrap/>
            <w:vAlign w:val="center"/>
          </w:tcPr>
          <w:p w14:paraId="057FCA48">
            <w:pPr>
              <w:widowControl/>
              <w:jc w:val="center"/>
              <w:rPr>
                <w:rFonts w:cs="宋体" w:asciiTheme="minorEastAsia" w:hAnsiTheme="minorEastAsia"/>
                <w:color w:val="222222"/>
                <w:kern w:val="0"/>
                <w:szCs w:val="21"/>
              </w:rPr>
            </w:pPr>
            <w:r>
              <w:rPr>
                <w:rFonts w:hint="eastAsia" w:cs="宋体" w:asciiTheme="minorEastAsia" w:hAnsiTheme="minorEastAsia"/>
                <w:color w:val="222222"/>
                <w:kern w:val="0"/>
                <w:szCs w:val="21"/>
              </w:rPr>
              <w:t>分值</w:t>
            </w:r>
          </w:p>
        </w:tc>
        <w:tc>
          <w:tcPr>
            <w:tcW w:w="7978" w:type="dxa"/>
            <w:shd w:val="clear" w:color="auto" w:fill="auto"/>
            <w:noWrap/>
            <w:vAlign w:val="center"/>
          </w:tcPr>
          <w:p w14:paraId="052190CE">
            <w:pPr>
              <w:widowControl/>
              <w:jc w:val="center"/>
              <w:rPr>
                <w:rFonts w:cs="宋体" w:asciiTheme="minorEastAsia" w:hAnsiTheme="minorEastAsia"/>
                <w:color w:val="222222"/>
                <w:kern w:val="0"/>
                <w:szCs w:val="21"/>
              </w:rPr>
            </w:pPr>
            <w:r>
              <w:rPr>
                <w:rFonts w:cs="宋体" w:asciiTheme="minorEastAsia" w:hAnsiTheme="minorEastAsia"/>
                <w:color w:val="222222"/>
                <w:kern w:val="0"/>
                <w:szCs w:val="21"/>
              </w:rPr>
              <w:t>评审标准</w:t>
            </w:r>
          </w:p>
        </w:tc>
      </w:tr>
      <w:tr w14:paraId="4E7B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715" w:type="dxa"/>
            <w:shd w:val="clear" w:color="auto" w:fill="auto"/>
            <w:noWrap/>
            <w:vAlign w:val="center"/>
          </w:tcPr>
          <w:p w14:paraId="0F88F6E7">
            <w:pPr>
              <w:widowControl/>
              <w:jc w:val="center"/>
              <w:rPr>
                <w:rFonts w:cs="宋体" w:asciiTheme="minorEastAsia" w:hAnsiTheme="minorEastAsia"/>
                <w:color w:val="000000"/>
                <w:kern w:val="0"/>
                <w:sz w:val="22"/>
              </w:rPr>
            </w:pPr>
            <w:r>
              <w:rPr>
                <w:rFonts w:hint="eastAsia" w:cs="宋体" w:asciiTheme="minorEastAsia" w:hAnsiTheme="minorEastAsia"/>
                <w:color w:val="000000"/>
                <w:kern w:val="0"/>
                <w:sz w:val="22"/>
              </w:rPr>
              <w:t>　1</w:t>
            </w:r>
          </w:p>
        </w:tc>
        <w:tc>
          <w:tcPr>
            <w:tcW w:w="1658" w:type="dxa"/>
            <w:shd w:val="clear" w:color="auto" w:fill="auto"/>
            <w:vAlign w:val="center"/>
          </w:tcPr>
          <w:p w14:paraId="2ECA5375">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投标报价得分</w:t>
            </w:r>
          </w:p>
        </w:tc>
        <w:tc>
          <w:tcPr>
            <w:tcW w:w="1000" w:type="dxa"/>
            <w:shd w:val="clear" w:color="auto" w:fill="auto"/>
            <w:noWrap/>
            <w:vAlign w:val="center"/>
          </w:tcPr>
          <w:p w14:paraId="5D5F6D5F">
            <w:pPr>
              <w:widowControl/>
              <w:jc w:val="center"/>
              <w:rPr>
                <w:rFonts w:cs="宋体" w:asciiTheme="minorEastAsia" w:hAnsiTheme="minorEastAsia"/>
                <w:color w:val="000000"/>
                <w:kern w:val="0"/>
                <w:sz w:val="22"/>
              </w:rPr>
            </w:pPr>
            <w:r>
              <w:rPr>
                <w:rFonts w:hint="eastAsia" w:asciiTheme="minorEastAsia" w:hAnsiTheme="minorEastAsia"/>
                <w:color w:val="FF0000"/>
                <w:u w:val="single"/>
              </w:rPr>
              <w:t xml:space="preserve">   </w:t>
            </w:r>
            <w:r>
              <w:rPr>
                <w:rFonts w:asciiTheme="minorEastAsia" w:hAnsiTheme="minorEastAsia"/>
                <w:color w:val="FF0000"/>
              </w:rPr>
              <w:t>分</w:t>
            </w:r>
          </w:p>
        </w:tc>
        <w:tc>
          <w:tcPr>
            <w:tcW w:w="7978" w:type="dxa"/>
            <w:shd w:val="clear" w:color="auto" w:fill="auto"/>
            <w:noWrap/>
            <w:vAlign w:val="center"/>
          </w:tcPr>
          <w:p w14:paraId="70337762">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highlight w:val="yellow"/>
              </w:rPr>
              <w:t>报总价及折扣率适用：</w:t>
            </w:r>
          </w:p>
          <w:p w14:paraId="395CE010">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rPr>
              <w:t>满足招标文件要求且投标价格最低的投标报价为评标基准价。</w:t>
            </w:r>
          </w:p>
          <w:p w14:paraId="3824247F">
            <w:pPr>
              <w:widowControl/>
              <w:spacing w:line="360" w:lineRule="auto"/>
              <w:rPr>
                <w:rFonts w:cs="宋体" w:asciiTheme="minorEastAsia" w:hAnsiTheme="minorEastAsia"/>
                <w:color w:val="222222"/>
                <w:kern w:val="0"/>
                <w:szCs w:val="21"/>
              </w:rPr>
            </w:pPr>
            <w:r>
              <w:rPr>
                <w:rFonts w:hint="eastAsia" w:cs="宋体" w:asciiTheme="minorEastAsia" w:hAnsiTheme="minorEastAsia"/>
                <w:color w:val="000000"/>
                <w:kern w:val="0"/>
                <w:szCs w:val="21"/>
              </w:rPr>
              <w:t>投标报价得分=（评标基准价/投标报价）×价格</w:t>
            </w:r>
            <w:r>
              <w:rPr>
                <w:rFonts w:hint="eastAsia" w:cs="宋体" w:asciiTheme="minorEastAsia" w:hAnsiTheme="minorEastAsia"/>
                <w:color w:val="222222"/>
                <w:kern w:val="0"/>
                <w:szCs w:val="21"/>
              </w:rPr>
              <w:t>分分值</w:t>
            </w:r>
          </w:p>
          <w:p w14:paraId="70A6ECFB">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rPr>
              <w:t>评标过程中，不得去掉报价中的最高报价和最低报价。</w:t>
            </w:r>
          </w:p>
          <w:p w14:paraId="04023BD1">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rPr>
              <w:t>因落实政府采购政策进行价格调整的，以调整后的价格计算评标基准价和投标报价。</w:t>
            </w:r>
          </w:p>
          <w:p w14:paraId="60342EC3">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highlight w:val="yellow"/>
              </w:rPr>
              <w:t>报下浮率适用：</w:t>
            </w:r>
          </w:p>
          <w:p w14:paraId="6A654D66">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rPr>
              <w:t>各投标人的评标价=1-下浮率，满足招标文件要求且评标价最低的为评标基准价。</w:t>
            </w:r>
          </w:p>
          <w:p w14:paraId="3A883D9E">
            <w:pPr>
              <w:widowControl/>
              <w:spacing w:line="360" w:lineRule="auto"/>
              <w:rPr>
                <w:rFonts w:cs="宋体" w:asciiTheme="minorEastAsia" w:hAnsiTheme="minorEastAsia"/>
                <w:color w:val="222222"/>
                <w:kern w:val="0"/>
                <w:szCs w:val="21"/>
              </w:rPr>
            </w:pPr>
            <w:r>
              <w:rPr>
                <w:rFonts w:hint="eastAsia" w:cs="宋体" w:asciiTheme="minorEastAsia" w:hAnsiTheme="minorEastAsia"/>
                <w:color w:val="000000"/>
                <w:kern w:val="0"/>
                <w:szCs w:val="21"/>
              </w:rPr>
              <w:t>投标报价得分=（评标基准价/评标价）×价格</w:t>
            </w:r>
            <w:r>
              <w:rPr>
                <w:rFonts w:hint="eastAsia" w:cs="宋体" w:asciiTheme="minorEastAsia" w:hAnsiTheme="minorEastAsia"/>
                <w:color w:val="222222"/>
                <w:kern w:val="0"/>
                <w:szCs w:val="21"/>
              </w:rPr>
              <w:t>分分值</w:t>
            </w:r>
          </w:p>
          <w:p w14:paraId="1070D08D">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rPr>
              <w:t>评标过程中，不得去掉报价中的最高报价和最低报价。</w:t>
            </w:r>
          </w:p>
          <w:p w14:paraId="6561E602">
            <w:pPr>
              <w:widowControl/>
              <w:spacing w:line="360" w:lineRule="auto"/>
              <w:rPr>
                <w:rFonts w:cs="宋体" w:asciiTheme="minorEastAsia" w:hAnsiTheme="minorEastAsia"/>
                <w:color w:val="000000"/>
                <w:kern w:val="0"/>
                <w:szCs w:val="21"/>
              </w:rPr>
            </w:pPr>
            <w:r>
              <w:rPr>
                <w:rFonts w:hint="eastAsia" w:cs="宋体" w:asciiTheme="minorEastAsia" w:hAnsiTheme="minorEastAsia"/>
                <w:color w:val="000000"/>
                <w:kern w:val="0"/>
                <w:szCs w:val="21"/>
              </w:rPr>
              <w:t>因落实政府采购政策进行价格调整的，以调整后的价格计算评标基准价和评标价。</w:t>
            </w:r>
          </w:p>
        </w:tc>
      </w:tr>
    </w:tbl>
    <w:p w14:paraId="6FAF03B4">
      <w:pPr>
        <w:numPr>
          <w:ilvl w:val="0"/>
          <w:numId w:val="18"/>
        </w:numPr>
        <w:spacing w:line="360" w:lineRule="auto"/>
        <w:ind w:left="425" w:hanging="425"/>
        <w:rPr>
          <w:rFonts w:asciiTheme="minorEastAsia" w:hAnsiTheme="minorEastAsia"/>
        </w:rPr>
      </w:pPr>
      <w:r>
        <w:rPr>
          <w:rFonts w:hint="eastAsia" w:asciiTheme="minorEastAsia" w:hAnsiTheme="minorEastAsia"/>
        </w:rPr>
        <w:t>汇总、排序说明</w:t>
      </w:r>
    </w:p>
    <w:p w14:paraId="028E305D">
      <w:pPr>
        <w:spacing w:line="360" w:lineRule="auto"/>
        <w:ind w:firstLine="420" w:firstLineChars="200"/>
        <w:rPr>
          <w:rFonts w:hint="eastAsia" w:ascii="宋体" w:hAnsi="宋体" w:eastAsia="宋体" w:cs="宋体"/>
          <w:color w:val="FF0000"/>
          <w:szCs w:val="20"/>
          <w:lang w:eastAsia="zh-CN"/>
        </w:rPr>
      </w:pPr>
      <w:r>
        <w:rPr>
          <w:rFonts w:hint="eastAsia" w:ascii="宋体" w:hAnsi="宋体" w:eastAsia="宋体" w:cs="宋体"/>
          <w:color w:val="FF0000"/>
          <w:szCs w:val="20"/>
        </w:rPr>
        <w:t>评标结果按评审后总得分由高到低顺序排列。总得分相同的按投标报价由低到高顺序排列。得分且投标报价相同的，</w:t>
      </w:r>
      <w:ins w:id="63" w:author="国科法务1" w:date="2025-03-21T11:48:58Z">
        <w:r>
          <w:rPr>
            <w:rFonts w:hint="eastAsia" w:ascii="宋体" w:hAnsi="宋体" w:cs="宋体"/>
            <w:bCs/>
            <w:szCs w:val="21"/>
          </w:rPr>
          <w:t>名次按</w:t>
        </w:r>
      </w:ins>
      <w:ins w:id="64" w:author="国科法务1" w:date="2025-03-21T11:48:58Z">
        <w:r>
          <w:rPr>
            <w:rFonts w:hint="eastAsia" w:ascii="宋体" w:hAnsi="宋体" w:cs="宋体"/>
            <w:bCs/>
            <w:color w:val="FF0000"/>
            <w:szCs w:val="21"/>
          </w:rPr>
          <w:t>技术（服务）</w:t>
        </w:r>
      </w:ins>
      <w:ins w:id="65" w:author="国科法务1" w:date="2025-03-21T11:48:58Z">
        <w:r>
          <w:rPr>
            <w:rFonts w:hint="eastAsia" w:ascii="宋体" w:hAnsi="宋体" w:cs="宋体"/>
            <w:bCs/>
            <w:szCs w:val="21"/>
          </w:rPr>
          <w:t>评分由高到低顺序排列；</w:t>
        </w:r>
      </w:ins>
      <w:ins w:id="66" w:author="国科法务1" w:date="2025-03-21T11:48:58Z">
        <w:r>
          <w:rPr>
            <w:rFonts w:hint="eastAsia" w:ascii="宋体" w:hAnsi="宋体" w:cs="宋体"/>
            <w:szCs w:val="21"/>
          </w:rPr>
          <w:t>如以上都相同的，名次由评标委员会抽签确定</w:t>
        </w:r>
      </w:ins>
      <w:r>
        <w:rPr>
          <w:rFonts w:hint="eastAsia" w:ascii="宋体" w:hAnsi="宋体" w:eastAsia="宋体" w:cs="宋体"/>
          <w:color w:val="FF0000"/>
          <w:szCs w:val="20"/>
        </w:rPr>
        <w:t>。排名第一的投标供应商为第一中标候选人，排名第二的投标供应商为第二中标候选人（提供相同品牌产品（非单一产品采购，以核心产品为准。多个核心产品的，有一种产品品牌相同，即视为提供相同品牌产品），评审后得分最高的同品牌投标人获得中标候选人推荐资格；评审得分相同的，由采购人或者采购人委托评标委员会采取随机抽取方式确定，其他同品牌投标人不作为中标候选人）。</w:t>
      </w:r>
      <w:r>
        <w:rPr>
          <w:rFonts w:hint="eastAsia" w:ascii="宋体" w:hAnsi="宋体" w:eastAsia="宋体" w:cs="宋体"/>
          <w:color w:val="FF0000"/>
          <w:szCs w:val="20"/>
          <w:highlight w:val="yellow"/>
          <w:lang w:eastAsia="zh-CN"/>
        </w:rPr>
        <w:t>【</w:t>
      </w:r>
      <w:r>
        <w:rPr>
          <w:rFonts w:hint="eastAsia" w:ascii="宋体" w:hAnsi="宋体" w:eastAsia="宋体" w:cs="宋体"/>
          <w:color w:val="FF0000"/>
          <w:szCs w:val="20"/>
          <w:highlight w:val="yellow"/>
        </w:rPr>
        <w:t>广州市属项目</w:t>
      </w:r>
      <w:r>
        <w:rPr>
          <w:rFonts w:hint="eastAsia" w:ascii="宋体" w:hAnsi="宋体" w:eastAsia="宋体" w:cs="宋体"/>
          <w:color w:val="FF0000"/>
          <w:szCs w:val="20"/>
          <w:highlight w:val="yellow"/>
          <w:lang w:val="en-US" w:eastAsia="zh-CN"/>
        </w:rPr>
        <w:t>保留</w:t>
      </w:r>
      <w:r>
        <w:rPr>
          <w:rFonts w:hint="eastAsia" w:ascii="宋体" w:hAnsi="宋体" w:eastAsia="宋体" w:cs="宋体"/>
          <w:color w:val="FF0000"/>
          <w:szCs w:val="20"/>
          <w:highlight w:val="yellow"/>
          <w:lang w:eastAsia="zh-CN"/>
        </w:rPr>
        <w:t>】</w:t>
      </w:r>
      <w:r>
        <w:rPr>
          <w:rFonts w:hint="eastAsia" w:ascii="宋体" w:hAnsi="宋体" w:eastAsia="宋体" w:cs="宋体"/>
          <w:color w:val="FF0000"/>
          <w:szCs w:val="20"/>
        </w:rPr>
        <w:t>第二中标候选人报价高于第一中标候选人报价20％以上的，只推荐1名中标候选人</w:t>
      </w:r>
      <w:r>
        <w:rPr>
          <w:rFonts w:hint="eastAsia" w:ascii="宋体" w:hAnsi="宋体" w:eastAsia="宋体" w:cs="宋体"/>
          <w:color w:val="FF0000"/>
          <w:szCs w:val="20"/>
          <w:lang w:eastAsia="zh-CN"/>
        </w:rPr>
        <w:t>。</w:t>
      </w:r>
    </w:p>
    <w:p w14:paraId="2917B502">
      <w:pPr>
        <w:pStyle w:val="2"/>
        <w:numPr>
          <w:ilvl w:val="0"/>
          <w:numId w:val="1"/>
        </w:numPr>
        <w:spacing w:before="0" w:after="0" w:line="360" w:lineRule="auto"/>
        <w:rPr>
          <w:rFonts w:asciiTheme="minorEastAsia" w:hAnsiTheme="minorEastAsia"/>
          <w:sz w:val="21"/>
          <w:szCs w:val="21"/>
        </w:rPr>
      </w:pPr>
      <w:bookmarkStart w:id="8" w:name="_Toc98166112"/>
      <w:r>
        <w:rPr>
          <w:rFonts w:asciiTheme="minorEastAsia" w:hAnsiTheme="minorEastAsia"/>
          <w:sz w:val="21"/>
          <w:szCs w:val="21"/>
        </w:rPr>
        <w:t>其他附件</w:t>
      </w:r>
      <w:bookmarkEnd w:id="8"/>
    </w:p>
    <w:p w14:paraId="03166463">
      <w:pPr>
        <w:numPr>
          <w:ilvl w:val="1"/>
          <w:numId w:val="1"/>
        </w:numPr>
        <w:spacing w:line="360" w:lineRule="auto"/>
        <w:rPr>
          <w:rFonts w:asciiTheme="minorEastAsia" w:hAnsiTheme="minorEastAsia"/>
        </w:rPr>
      </w:pPr>
      <w:r>
        <w:rPr>
          <w:rFonts w:hint="eastAsia" w:asciiTheme="minorEastAsia" w:hAnsiTheme="minorEastAsia"/>
        </w:rPr>
        <w:t>合同书格式</w:t>
      </w:r>
    </w:p>
    <w:p w14:paraId="261AB9BC">
      <w:pPr>
        <w:spacing w:line="360" w:lineRule="auto"/>
        <w:jc w:val="left"/>
        <w:rPr>
          <w:rFonts w:ascii="宋体" w:hAnsi="宋体" w:cs="宋体"/>
          <w:b/>
          <w:bCs/>
          <w:szCs w:val="21"/>
        </w:rPr>
      </w:pPr>
      <w:r>
        <w:rPr>
          <w:rFonts w:hint="eastAsia" w:ascii="宋体" w:hAnsi="宋体" w:cs="宋体"/>
          <w:b/>
          <w:bCs/>
          <w:szCs w:val="21"/>
        </w:rPr>
        <w:t xml:space="preserve">注： </w:t>
      </w:r>
    </w:p>
    <w:p w14:paraId="6BE7544C">
      <w:pPr>
        <w:spacing w:line="360" w:lineRule="auto"/>
        <w:ind w:firstLine="211" w:firstLineChars="100"/>
        <w:jc w:val="left"/>
        <w:rPr>
          <w:rFonts w:ascii="宋体" w:hAnsi="宋体" w:cs="宋体"/>
          <w:b/>
          <w:bCs/>
          <w:szCs w:val="21"/>
        </w:rPr>
      </w:pPr>
      <w:r>
        <w:rPr>
          <w:rFonts w:hint="eastAsia" w:ascii="宋体" w:hAnsi="宋体" w:cs="宋体"/>
          <w:b/>
          <w:bCs/>
          <w:szCs w:val="21"/>
        </w:rPr>
        <w:t>1、合同具体事项须根据采购文件的约定及乙方投标文件的承诺执行；</w:t>
      </w:r>
    </w:p>
    <w:p w14:paraId="166CF977">
      <w:pPr>
        <w:spacing w:line="360" w:lineRule="auto"/>
        <w:ind w:firstLine="211" w:firstLineChars="100"/>
        <w:jc w:val="left"/>
        <w:rPr>
          <w:rFonts w:ascii="宋体" w:hAnsi="宋体" w:cs="宋体"/>
          <w:b/>
          <w:bCs/>
          <w:szCs w:val="21"/>
        </w:rPr>
      </w:pPr>
      <w:r>
        <w:rPr>
          <w:rFonts w:hint="eastAsia" w:ascii="宋体" w:hAnsi="宋体" w:cs="宋体"/>
          <w:b/>
          <w:bCs/>
          <w:szCs w:val="21"/>
        </w:rPr>
        <w:t>2、</w:t>
      </w:r>
      <w:r>
        <w:rPr>
          <w:rFonts w:hint="eastAsia" w:cs="宋体" w:asciiTheme="minorEastAsia" w:hAnsiTheme="minorEastAsia"/>
          <w:b/>
          <w:color w:val="FF0000"/>
          <w:szCs w:val="21"/>
        </w:rPr>
        <w:t>本项目合同为中小企业预留合同。</w:t>
      </w:r>
    </w:p>
    <w:p w14:paraId="586A2353">
      <w:pPr>
        <w:spacing w:line="360" w:lineRule="auto"/>
        <w:ind w:firstLine="211" w:firstLineChars="100"/>
        <w:jc w:val="left"/>
        <w:rPr>
          <w:rFonts w:ascii="宋体" w:hAnsi="宋体" w:cs="宋体"/>
          <w:b/>
          <w:bCs/>
          <w:szCs w:val="21"/>
        </w:rPr>
      </w:pPr>
    </w:p>
    <w:p w14:paraId="1E947AF2">
      <w:pPr>
        <w:jc w:val="left"/>
        <w:rPr>
          <w:b/>
          <w:sz w:val="30"/>
          <w:szCs w:val="30"/>
        </w:rPr>
      </w:pPr>
      <w:r>
        <w:rPr>
          <w:rFonts w:hint="eastAsia"/>
          <w:b/>
          <w:sz w:val="30"/>
          <w:szCs w:val="30"/>
        </w:rPr>
        <w:t>合同格式一（适用于中华人民共和国关境内提供的货物和服务）</w:t>
      </w:r>
    </w:p>
    <w:p w14:paraId="430FD422">
      <w:pPr>
        <w:spacing w:line="360" w:lineRule="auto"/>
        <w:jc w:val="center"/>
        <w:rPr>
          <w:rFonts w:ascii="宋体" w:hAnsi="宋体" w:eastAsia="宋体" w:cs="宋体"/>
          <w:b/>
          <w:bCs/>
          <w:sz w:val="28"/>
          <w:szCs w:val="28"/>
        </w:rPr>
      </w:pPr>
      <w:r>
        <w:rPr>
          <w:rFonts w:hint="eastAsia" w:ascii="宋体" w:hAnsi="宋体" w:eastAsia="宋体" w:cs="宋体"/>
          <w:b/>
          <w:bCs/>
          <w:sz w:val="28"/>
          <w:szCs w:val="28"/>
        </w:rPr>
        <w:t>政府采购合同</w:t>
      </w:r>
    </w:p>
    <w:p w14:paraId="42CA79E1">
      <w:pPr>
        <w:spacing w:line="360" w:lineRule="auto"/>
        <w:rPr>
          <w:rFonts w:ascii="宋体" w:hAnsi="宋体" w:eastAsia="宋体" w:cs="宋体"/>
          <w:szCs w:val="20"/>
        </w:rPr>
      </w:pPr>
      <w:r>
        <w:rPr>
          <w:rFonts w:hint="eastAsia" w:ascii="宋体" w:hAnsi="宋体" w:eastAsia="宋体" w:cs="宋体"/>
          <w:szCs w:val="20"/>
        </w:rPr>
        <w:t>合同名称：</w:t>
      </w:r>
    </w:p>
    <w:p w14:paraId="5A5DDABD">
      <w:pPr>
        <w:spacing w:line="360" w:lineRule="auto"/>
        <w:rPr>
          <w:rFonts w:ascii="宋体" w:hAnsi="宋体" w:eastAsia="宋体" w:cs="宋体"/>
          <w:szCs w:val="20"/>
        </w:rPr>
      </w:pPr>
      <w:r>
        <w:rPr>
          <w:rFonts w:hint="eastAsia" w:ascii="宋体" w:hAnsi="宋体" w:eastAsia="宋体" w:cs="宋体"/>
          <w:szCs w:val="20"/>
        </w:rPr>
        <w:t>合同编号：</w:t>
      </w:r>
    </w:p>
    <w:p w14:paraId="790B88DC">
      <w:pPr>
        <w:spacing w:line="360" w:lineRule="auto"/>
        <w:rPr>
          <w:rFonts w:ascii="宋体" w:hAnsi="宋体" w:eastAsia="宋体" w:cs="宋体"/>
          <w:szCs w:val="20"/>
        </w:rPr>
      </w:pPr>
      <w:r>
        <w:rPr>
          <w:rFonts w:hint="eastAsia" w:ascii="宋体" w:hAnsi="宋体" w:eastAsia="宋体" w:cs="宋体"/>
          <w:szCs w:val="20"/>
        </w:rPr>
        <w:t>签约地点：</w:t>
      </w:r>
    </w:p>
    <w:p w14:paraId="3EA3E2EA">
      <w:pPr>
        <w:spacing w:line="360" w:lineRule="auto"/>
        <w:rPr>
          <w:rFonts w:ascii="宋体" w:hAnsi="宋体" w:eastAsia="宋体" w:cs="宋体"/>
          <w:szCs w:val="20"/>
        </w:rPr>
      </w:pPr>
      <w:r>
        <w:rPr>
          <w:rFonts w:hint="eastAsia" w:ascii="宋体" w:hAnsi="宋体" w:eastAsia="宋体" w:cs="宋体"/>
          <w:szCs w:val="20"/>
        </w:rPr>
        <w:t>合同类别：货物</w:t>
      </w:r>
    </w:p>
    <w:p w14:paraId="4D5BA35C">
      <w:pPr>
        <w:spacing w:line="360" w:lineRule="auto"/>
        <w:rPr>
          <w:rFonts w:ascii="宋体" w:hAnsi="宋体" w:eastAsia="宋体" w:cs="宋体"/>
          <w:szCs w:val="20"/>
        </w:rPr>
      </w:pPr>
      <w:r>
        <w:rPr>
          <w:rFonts w:hint="eastAsia" w:ascii="宋体" w:hAnsi="宋体" w:eastAsia="宋体" w:cs="宋体"/>
          <w:szCs w:val="20"/>
        </w:rPr>
        <w:t>签订日期：</w:t>
      </w:r>
    </w:p>
    <w:p w14:paraId="7FD9FF91">
      <w:pPr>
        <w:spacing w:line="360" w:lineRule="auto"/>
        <w:rPr>
          <w:rFonts w:ascii="宋体" w:hAnsi="宋体" w:eastAsia="宋体" w:cs="宋体"/>
          <w:szCs w:val="20"/>
        </w:rPr>
      </w:pPr>
      <w:r>
        <w:rPr>
          <w:rFonts w:hint="eastAsia" w:ascii="宋体" w:hAnsi="宋体" w:eastAsia="宋体" w:cs="宋体"/>
          <w:szCs w:val="20"/>
        </w:rPr>
        <w:t>签订类型：</w:t>
      </w:r>
      <w:r>
        <w:rPr>
          <w:rFonts w:hint="eastAsia" w:ascii="宋体" w:hAnsi="宋体" w:eastAsia="宋体" w:cs="宋体"/>
          <w:color w:val="FF0000"/>
          <w:szCs w:val="20"/>
        </w:rPr>
        <w:t>单项合同/年度合同</w:t>
      </w:r>
    </w:p>
    <w:p w14:paraId="154CA196">
      <w:pPr>
        <w:spacing w:line="360" w:lineRule="auto"/>
        <w:rPr>
          <w:rFonts w:ascii="宋体" w:hAnsi="宋体" w:eastAsia="宋体" w:cs="宋体"/>
          <w:szCs w:val="20"/>
        </w:rPr>
      </w:pPr>
      <w:r>
        <w:rPr>
          <w:rFonts w:hint="eastAsia" w:ascii="宋体" w:hAnsi="宋体" w:eastAsia="宋体" w:cs="宋体"/>
          <w:szCs w:val="20"/>
        </w:rPr>
        <w:t>合同范本：采购合同</w:t>
      </w:r>
    </w:p>
    <w:p w14:paraId="3EBA159D">
      <w:pPr>
        <w:spacing w:line="360" w:lineRule="auto"/>
        <w:rPr>
          <w:rFonts w:ascii="宋体" w:hAnsi="宋体" w:eastAsia="宋体" w:cs="宋体"/>
          <w:szCs w:val="20"/>
        </w:rPr>
      </w:pPr>
      <w:r>
        <w:rPr>
          <w:rFonts w:hint="eastAsia" w:ascii="宋体" w:hAnsi="宋体" w:eastAsia="宋体" w:cs="宋体"/>
          <w:szCs w:val="20"/>
        </w:rPr>
        <w:t xml:space="preserve">合同期限： </w:t>
      </w:r>
      <w:r>
        <w:rPr>
          <w:rFonts w:ascii="宋体" w:hAnsi="宋体" w:eastAsia="宋体" w:cs="宋体"/>
          <w:color w:val="FF0000"/>
          <w:szCs w:val="20"/>
        </w:rPr>
        <w:t>20</w:t>
      </w:r>
      <w:r>
        <w:rPr>
          <w:rFonts w:hint="eastAsia" w:ascii="宋体" w:hAnsi="宋体" w:eastAsia="宋体" w:cs="宋体"/>
          <w:color w:val="FF0000"/>
          <w:szCs w:val="20"/>
        </w:rPr>
        <w:t>XX</w:t>
      </w:r>
      <w:r>
        <w:rPr>
          <w:rFonts w:ascii="宋体" w:hAnsi="宋体" w:eastAsia="宋体" w:cs="宋体"/>
          <w:color w:val="FF0000"/>
          <w:szCs w:val="20"/>
        </w:rPr>
        <w:t>年</w:t>
      </w:r>
      <w:r>
        <w:rPr>
          <w:rFonts w:hint="eastAsia" w:ascii="宋体" w:hAnsi="宋体" w:eastAsia="宋体" w:cs="宋体"/>
          <w:color w:val="FF0000"/>
          <w:szCs w:val="20"/>
        </w:rPr>
        <w:t>XX</w:t>
      </w:r>
      <w:r>
        <w:rPr>
          <w:rFonts w:ascii="宋体" w:hAnsi="宋体" w:eastAsia="宋体" w:cs="宋体"/>
          <w:color w:val="FF0000"/>
          <w:szCs w:val="20"/>
        </w:rPr>
        <w:t>月</w:t>
      </w:r>
      <w:r>
        <w:rPr>
          <w:rFonts w:hint="eastAsia" w:ascii="宋体" w:hAnsi="宋体" w:eastAsia="宋体" w:cs="宋体"/>
          <w:color w:val="FF0000"/>
          <w:szCs w:val="20"/>
        </w:rPr>
        <w:t>XX</w:t>
      </w:r>
      <w:r>
        <w:rPr>
          <w:rFonts w:ascii="宋体" w:hAnsi="宋体" w:eastAsia="宋体" w:cs="宋体"/>
          <w:color w:val="FF0000"/>
          <w:szCs w:val="20"/>
        </w:rPr>
        <w:t>日</w:t>
      </w:r>
      <w:r>
        <w:rPr>
          <w:rFonts w:hint="eastAsia" w:ascii="宋体" w:hAnsi="宋体" w:eastAsia="宋体" w:cs="宋体"/>
          <w:color w:val="FF0000"/>
          <w:szCs w:val="20"/>
        </w:rPr>
        <w:t>至</w:t>
      </w:r>
      <w:r>
        <w:rPr>
          <w:rFonts w:ascii="宋体" w:hAnsi="宋体" w:eastAsia="宋体" w:cs="宋体"/>
          <w:color w:val="FF0000"/>
          <w:szCs w:val="20"/>
        </w:rPr>
        <w:t>20</w:t>
      </w:r>
      <w:r>
        <w:rPr>
          <w:rFonts w:hint="eastAsia" w:ascii="宋体" w:hAnsi="宋体" w:eastAsia="宋体" w:cs="宋体"/>
          <w:color w:val="FF0000"/>
          <w:szCs w:val="20"/>
        </w:rPr>
        <w:t>XX</w:t>
      </w:r>
      <w:r>
        <w:rPr>
          <w:rFonts w:ascii="宋体" w:hAnsi="宋体" w:eastAsia="宋体" w:cs="宋体"/>
          <w:color w:val="FF0000"/>
          <w:szCs w:val="20"/>
        </w:rPr>
        <w:t>年</w:t>
      </w:r>
      <w:r>
        <w:rPr>
          <w:rFonts w:hint="eastAsia" w:ascii="宋体" w:hAnsi="宋体" w:eastAsia="宋体" w:cs="宋体"/>
          <w:color w:val="FF0000"/>
          <w:szCs w:val="20"/>
        </w:rPr>
        <w:t>XX</w:t>
      </w:r>
      <w:r>
        <w:rPr>
          <w:rFonts w:ascii="宋体" w:hAnsi="宋体" w:eastAsia="宋体" w:cs="宋体"/>
          <w:color w:val="FF0000"/>
          <w:szCs w:val="20"/>
        </w:rPr>
        <w:t>月</w:t>
      </w:r>
      <w:r>
        <w:rPr>
          <w:rFonts w:hint="eastAsia" w:ascii="宋体" w:hAnsi="宋体" w:eastAsia="宋体" w:cs="宋体"/>
          <w:color w:val="FF0000"/>
          <w:szCs w:val="20"/>
        </w:rPr>
        <w:t>XX</w:t>
      </w:r>
      <w:r>
        <w:rPr>
          <w:rFonts w:ascii="宋体" w:hAnsi="宋体" w:eastAsia="宋体" w:cs="宋体"/>
          <w:color w:val="FF0000"/>
          <w:szCs w:val="20"/>
        </w:rPr>
        <w:t>日</w:t>
      </w:r>
    </w:p>
    <w:p w14:paraId="0979B4D4">
      <w:pPr>
        <w:spacing w:line="360" w:lineRule="auto"/>
        <w:rPr>
          <w:rFonts w:ascii="宋体" w:hAnsi="宋体" w:eastAsia="宋体" w:cs="宋体"/>
          <w:szCs w:val="20"/>
        </w:rPr>
      </w:pPr>
      <w:r>
        <w:rPr>
          <w:rFonts w:hint="eastAsia" w:ascii="宋体" w:hAnsi="宋体" w:eastAsia="宋体" w:cs="宋体"/>
          <w:szCs w:val="20"/>
        </w:rPr>
        <w:t>是否包含涉密条款：否</w:t>
      </w:r>
    </w:p>
    <w:p w14:paraId="65133FE4">
      <w:pPr>
        <w:spacing w:line="360" w:lineRule="auto"/>
        <w:rPr>
          <w:rFonts w:ascii="宋体" w:hAnsi="宋体" w:eastAsia="宋体" w:cs="宋体"/>
          <w:szCs w:val="20"/>
        </w:rPr>
      </w:pPr>
      <w:r>
        <w:rPr>
          <w:rFonts w:hint="eastAsia" w:ascii="宋体" w:hAnsi="宋体" w:eastAsia="宋体" w:cs="宋体"/>
          <w:szCs w:val="20"/>
        </w:rPr>
        <w:t>备注：</w:t>
      </w:r>
    </w:p>
    <w:p w14:paraId="52CCEE9D">
      <w:pPr>
        <w:spacing w:line="360" w:lineRule="auto"/>
        <w:rPr>
          <w:rFonts w:ascii="宋体" w:hAnsi="宋体" w:eastAsia="宋体" w:cs="宋体"/>
          <w:szCs w:val="20"/>
        </w:rPr>
      </w:pPr>
    </w:p>
    <w:p w14:paraId="06176312">
      <w:pPr>
        <w:spacing w:line="360" w:lineRule="auto"/>
        <w:rPr>
          <w:rFonts w:ascii="宋体" w:hAnsi="宋体" w:eastAsia="宋体" w:cs="宋体"/>
          <w:szCs w:val="20"/>
        </w:rPr>
      </w:pPr>
      <w:r>
        <w:rPr>
          <w:rFonts w:hint="eastAsia" w:ascii="宋体" w:hAnsi="宋体" w:eastAsia="宋体" w:cs="宋体"/>
          <w:szCs w:val="20"/>
        </w:rPr>
        <w:t xml:space="preserve">甲方（采购人）：                                </w:t>
      </w:r>
    </w:p>
    <w:p w14:paraId="626F0715">
      <w:pPr>
        <w:spacing w:line="360" w:lineRule="auto"/>
        <w:rPr>
          <w:rFonts w:ascii="宋体" w:hAnsi="宋体" w:eastAsia="宋体" w:cs="宋体"/>
          <w:szCs w:val="20"/>
        </w:rPr>
      </w:pPr>
      <w:r>
        <w:rPr>
          <w:rFonts w:hint="eastAsia" w:ascii="宋体" w:hAnsi="宋体" w:eastAsia="宋体" w:cs="宋体"/>
          <w:szCs w:val="20"/>
        </w:rPr>
        <w:t xml:space="preserve">乙方（中标供应商）：                                </w:t>
      </w:r>
    </w:p>
    <w:p w14:paraId="6EC4AA6C">
      <w:pPr>
        <w:spacing w:line="360" w:lineRule="auto"/>
        <w:rPr>
          <w:rFonts w:ascii="宋体" w:hAnsi="宋体" w:eastAsia="宋体" w:cs="宋体"/>
          <w:szCs w:val="20"/>
        </w:rPr>
      </w:pPr>
      <w:r>
        <w:rPr>
          <w:rFonts w:hint="eastAsia" w:ascii="宋体" w:hAnsi="宋体" w:eastAsia="宋体" w:cs="宋体"/>
          <w:szCs w:val="20"/>
        </w:rPr>
        <w:t xml:space="preserve">    根据《中华人民共和国政府采购法》、《中华人民共和国民法典》等相关法律法规及</w:t>
      </w:r>
      <w:r>
        <w:rPr>
          <w:rFonts w:hint="eastAsia" w:ascii="宋体" w:hAnsi="宋体" w:eastAsia="宋体" w:cs="宋体"/>
          <w:szCs w:val="20"/>
          <w:u w:val="single"/>
        </w:rPr>
        <w:t>[项目名称]</w:t>
      </w:r>
      <w:r>
        <w:rPr>
          <w:rFonts w:hint="eastAsia" w:ascii="宋体" w:hAnsi="宋体" w:eastAsia="宋体" w:cs="宋体"/>
          <w:szCs w:val="20"/>
        </w:rPr>
        <w:t>招标文件（项目编号：[项目编号]，</w:t>
      </w:r>
      <w:r>
        <w:rPr>
          <w:rFonts w:hint="eastAsia" w:ascii="宋体" w:hAnsi="宋体" w:eastAsia="宋体" w:cs="宋体"/>
          <w:color w:val="FF0000"/>
          <w:szCs w:val="20"/>
        </w:rPr>
        <w:t>采购包</w:t>
      </w:r>
      <w:r>
        <w:rPr>
          <w:rFonts w:hint="eastAsia" w:ascii="宋体" w:hAnsi="宋体" w:eastAsia="宋体" w:cs="宋体"/>
          <w:color w:val="FF0000"/>
          <w:szCs w:val="20"/>
          <w:u w:val="single"/>
        </w:rPr>
        <w:t xml:space="preserve">     </w:t>
      </w:r>
      <w:r>
        <w:rPr>
          <w:rFonts w:hint="eastAsia" w:ascii="宋体" w:hAnsi="宋体" w:eastAsia="宋体" w:cs="宋体"/>
          <w:szCs w:val="20"/>
        </w:rPr>
        <w:t>）的要求，经双方协商，本着平等互利和诚实信用的原则，一致同意签订本合同。</w:t>
      </w:r>
    </w:p>
    <w:p w14:paraId="1438194D">
      <w:pPr>
        <w:numPr>
          <w:ilvl w:val="0"/>
          <w:numId w:val="22"/>
        </w:numPr>
        <w:spacing w:line="360" w:lineRule="auto"/>
        <w:rPr>
          <w:rFonts w:ascii="宋体" w:hAnsi="宋体" w:eastAsia="宋体" w:cs="宋体"/>
          <w:b/>
          <w:bCs/>
          <w:szCs w:val="21"/>
        </w:rPr>
      </w:pPr>
      <w:bookmarkStart w:id="9" w:name="_Toc385940885"/>
      <w:r>
        <w:rPr>
          <w:rFonts w:hint="eastAsia" w:ascii="宋体" w:hAnsi="宋体" w:eastAsia="宋体" w:cs="宋体"/>
          <w:b/>
          <w:szCs w:val="21"/>
        </w:rPr>
        <w:t xml:space="preserve">合同采购内容 </w:t>
      </w:r>
    </w:p>
    <w:tbl>
      <w:tblPr>
        <w:tblStyle w:val="23"/>
        <w:tblW w:w="10254" w:type="dxa"/>
        <w:tblInd w:w="21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88"/>
        <w:gridCol w:w="976"/>
        <w:gridCol w:w="932"/>
        <w:gridCol w:w="932"/>
        <w:gridCol w:w="932"/>
        <w:gridCol w:w="932"/>
        <w:gridCol w:w="932"/>
        <w:gridCol w:w="932"/>
        <w:gridCol w:w="932"/>
        <w:gridCol w:w="933"/>
        <w:gridCol w:w="933"/>
      </w:tblGrid>
      <w:tr w14:paraId="3E1924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85" w:hRule="atLeast"/>
        </w:trPr>
        <w:tc>
          <w:tcPr>
            <w:tcW w:w="888" w:type="dxa"/>
            <w:vAlign w:val="center"/>
          </w:tcPr>
          <w:p w14:paraId="19DFAC8B">
            <w:pPr>
              <w:autoSpaceDE w:val="0"/>
              <w:autoSpaceDN w:val="0"/>
              <w:spacing w:line="360" w:lineRule="auto"/>
              <w:jc w:val="center"/>
              <w:rPr>
                <w:rFonts w:ascii="宋体" w:hAnsi="宋体" w:eastAsia="宋体" w:cs="宋体"/>
                <w:color w:val="FF0000"/>
                <w:szCs w:val="21"/>
              </w:rPr>
            </w:pPr>
            <w:r>
              <w:rPr>
                <w:rFonts w:hint="eastAsia" w:ascii="宋体" w:hAnsi="宋体" w:eastAsia="宋体" w:cs="宋体"/>
                <w:color w:val="FF0000"/>
                <w:szCs w:val="21"/>
              </w:rPr>
              <w:t>序号</w:t>
            </w:r>
          </w:p>
        </w:tc>
        <w:tc>
          <w:tcPr>
            <w:tcW w:w="976" w:type="dxa"/>
            <w:vAlign w:val="center"/>
          </w:tcPr>
          <w:p w14:paraId="3DADCD7E">
            <w:pPr>
              <w:jc w:val="center"/>
              <w:rPr>
                <w:color w:val="FF0000"/>
              </w:rPr>
            </w:pPr>
            <w:r>
              <w:rPr>
                <w:rFonts w:hint="eastAsia"/>
                <w:color w:val="FF0000"/>
              </w:rPr>
              <w:t>标的名称</w:t>
            </w:r>
          </w:p>
        </w:tc>
        <w:tc>
          <w:tcPr>
            <w:tcW w:w="932" w:type="dxa"/>
            <w:vAlign w:val="center"/>
          </w:tcPr>
          <w:p w14:paraId="4B345F0B">
            <w:pPr>
              <w:jc w:val="center"/>
              <w:rPr>
                <w:color w:val="FF0000"/>
              </w:rPr>
            </w:pPr>
            <w:r>
              <w:rPr>
                <w:rFonts w:hint="eastAsia"/>
                <w:color w:val="FF0000"/>
              </w:rPr>
              <w:t>品目编码</w:t>
            </w:r>
          </w:p>
        </w:tc>
        <w:tc>
          <w:tcPr>
            <w:tcW w:w="932" w:type="dxa"/>
            <w:vAlign w:val="center"/>
          </w:tcPr>
          <w:p w14:paraId="465BDB91">
            <w:pPr>
              <w:jc w:val="center"/>
              <w:rPr>
                <w:color w:val="FF0000"/>
              </w:rPr>
            </w:pPr>
            <w:r>
              <w:rPr>
                <w:rFonts w:hint="eastAsia"/>
                <w:color w:val="FF0000"/>
              </w:rPr>
              <w:t>技术要求</w:t>
            </w:r>
          </w:p>
        </w:tc>
        <w:tc>
          <w:tcPr>
            <w:tcW w:w="932" w:type="dxa"/>
            <w:vAlign w:val="center"/>
          </w:tcPr>
          <w:p w14:paraId="1D831F8B">
            <w:pPr>
              <w:jc w:val="center"/>
              <w:rPr>
                <w:color w:val="FF0000"/>
              </w:rPr>
            </w:pPr>
            <w:r>
              <w:rPr>
                <w:rFonts w:hint="eastAsia"/>
                <w:color w:val="FF0000"/>
              </w:rPr>
              <w:t>是否进口</w:t>
            </w:r>
          </w:p>
        </w:tc>
        <w:tc>
          <w:tcPr>
            <w:tcW w:w="932" w:type="dxa"/>
            <w:vAlign w:val="center"/>
          </w:tcPr>
          <w:p w14:paraId="14B45FF7">
            <w:pPr>
              <w:jc w:val="center"/>
              <w:rPr>
                <w:color w:val="FF0000"/>
              </w:rPr>
            </w:pPr>
            <w:r>
              <w:rPr>
                <w:rFonts w:hint="eastAsia"/>
                <w:color w:val="FF0000"/>
              </w:rPr>
              <w:t>品牌</w:t>
            </w:r>
          </w:p>
        </w:tc>
        <w:tc>
          <w:tcPr>
            <w:tcW w:w="932" w:type="dxa"/>
            <w:vAlign w:val="center"/>
          </w:tcPr>
          <w:p w14:paraId="1A70C30E">
            <w:pPr>
              <w:jc w:val="center"/>
              <w:rPr>
                <w:color w:val="FF0000"/>
              </w:rPr>
            </w:pPr>
            <w:r>
              <w:rPr>
                <w:rFonts w:hint="eastAsia"/>
                <w:color w:val="FF0000"/>
              </w:rPr>
              <w:t>规格参数</w:t>
            </w:r>
          </w:p>
        </w:tc>
        <w:tc>
          <w:tcPr>
            <w:tcW w:w="932" w:type="dxa"/>
            <w:vAlign w:val="center"/>
          </w:tcPr>
          <w:p w14:paraId="64B0D046">
            <w:pPr>
              <w:widowControl/>
              <w:jc w:val="center"/>
              <w:rPr>
                <w:color w:val="FF0000"/>
              </w:rPr>
            </w:pPr>
            <w:r>
              <w:rPr>
                <w:rFonts w:hint="eastAsia"/>
                <w:color w:val="FF0000"/>
              </w:rPr>
              <w:t>采购数量</w:t>
            </w:r>
          </w:p>
        </w:tc>
        <w:tc>
          <w:tcPr>
            <w:tcW w:w="932" w:type="dxa"/>
            <w:vAlign w:val="center"/>
          </w:tcPr>
          <w:p w14:paraId="534936EC">
            <w:pPr>
              <w:jc w:val="center"/>
              <w:rPr>
                <w:color w:val="FF0000"/>
              </w:rPr>
            </w:pPr>
            <w:r>
              <w:rPr>
                <w:rFonts w:hint="eastAsia"/>
                <w:color w:val="FF0000"/>
              </w:rPr>
              <w:t>计量单位</w:t>
            </w:r>
          </w:p>
        </w:tc>
        <w:tc>
          <w:tcPr>
            <w:tcW w:w="933" w:type="dxa"/>
            <w:vAlign w:val="center"/>
          </w:tcPr>
          <w:p w14:paraId="1BD290BC">
            <w:pPr>
              <w:widowControl/>
              <w:jc w:val="center"/>
              <w:rPr>
                <w:color w:val="FF0000"/>
              </w:rPr>
            </w:pPr>
            <w:r>
              <w:rPr>
                <w:rFonts w:hint="eastAsia"/>
                <w:color w:val="FF0000"/>
              </w:rPr>
              <w:t>单价（元）</w:t>
            </w:r>
          </w:p>
        </w:tc>
        <w:tc>
          <w:tcPr>
            <w:tcW w:w="933" w:type="dxa"/>
            <w:vAlign w:val="center"/>
          </w:tcPr>
          <w:p w14:paraId="58A4BBF3">
            <w:pPr>
              <w:widowControl/>
              <w:jc w:val="center"/>
              <w:rPr>
                <w:color w:val="FF0000"/>
              </w:rPr>
            </w:pPr>
            <w:r>
              <w:rPr>
                <w:rFonts w:hint="eastAsia"/>
                <w:color w:val="FF0000"/>
              </w:rPr>
              <w:t>总价（元）</w:t>
            </w:r>
          </w:p>
        </w:tc>
      </w:tr>
      <w:tr w14:paraId="3F8BFF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trPr>
        <w:tc>
          <w:tcPr>
            <w:tcW w:w="888" w:type="dxa"/>
            <w:vAlign w:val="center"/>
          </w:tcPr>
          <w:p w14:paraId="20496A94">
            <w:pPr>
              <w:autoSpaceDE w:val="0"/>
              <w:autoSpaceDN w:val="0"/>
              <w:spacing w:line="360" w:lineRule="auto"/>
              <w:ind w:left="730" w:leftChars="50" w:hanging="625" w:hangingChars="298"/>
              <w:jc w:val="center"/>
              <w:rPr>
                <w:rFonts w:ascii="宋体" w:hAnsi="宋体" w:eastAsia="宋体" w:cs="宋体"/>
                <w:color w:val="FF0000"/>
                <w:szCs w:val="21"/>
              </w:rPr>
            </w:pPr>
            <w:r>
              <w:rPr>
                <w:rFonts w:hint="eastAsia" w:ascii="宋体" w:hAnsi="宋体" w:eastAsia="宋体" w:cs="宋体"/>
                <w:color w:val="FF0000"/>
                <w:szCs w:val="21"/>
              </w:rPr>
              <w:t>1</w:t>
            </w:r>
          </w:p>
        </w:tc>
        <w:tc>
          <w:tcPr>
            <w:tcW w:w="976" w:type="dxa"/>
            <w:vAlign w:val="center"/>
          </w:tcPr>
          <w:p w14:paraId="14D08A4E">
            <w:pPr>
              <w:rPr>
                <w:color w:val="FF0000"/>
              </w:rPr>
            </w:pPr>
          </w:p>
        </w:tc>
        <w:tc>
          <w:tcPr>
            <w:tcW w:w="932" w:type="dxa"/>
            <w:vAlign w:val="center"/>
          </w:tcPr>
          <w:p w14:paraId="5A3CF15F">
            <w:pPr>
              <w:rPr>
                <w:color w:val="FF0000"/>
              </w:rPr>
            </w:pPr>
          </w:p>
        </w:tc>
        <w:tc>
          <w:tcPr>
            <w:tcW w:w="932" w:type="dxa"/>
            <w:vAlign w:val="center"/>
          </w:tcPr>
          <w:p w14:paraId="54596054">
            <w:pPr>
              <w:rPr>
                <w:color w:val="FF0000"/>
              </w:rPr>
            </w:pPr>
            <w:r>
              <w:rPr>
                <w:rFonts w:hint="eastAsia"/>
                <w:color w:val="FF0000"/>
              </w:rPr>
              <w:t>详见合同文本</w:t>
            </w:r>
          </w:p>
        </w:tc>
        <w:tc>
          <w:tcPr>
            <w:tcW w:w="932" w:type="dxa"/>
            <w:vAlign w:val="center"/>
          </w:tcPr>
          <w:p w14:paraId="499C7C31">
            <w:pPr>
              <w:rPr>
                <w:color w:val="FF0000"/>
              </w:rPr>
            </w:pPr>
          </w:p>
        </w:tc>
        <w:tc>
          <w:tcPr>
            <w:tcW w:w="932" w:type="dxa"/>
            <w:vAlign w:val="center"/>
          </w:tcPr>
          <w:p w14:paraId="7D27E527">
            <w:pPr>
              <w:rPr>
                <w:color w:val="FF0000"/>
              </w:rPr>
            </w:pPr>
          </w:p>
        </w:tc>
        <w:tc>
          <w:tcPr>
            <w:tcW w:w="932" w:type="dxa"/>
            <w:vAlign w:val="center"/>
          </w:tcPr>
          <w:p w14:paraId="2086C436">
            <w:pPr>
              <w:rPr>
                <w:color w:val="FF0000"/>
              </w:rPr>
            </w:pPr>
          </w:p>
        </w:tc>
        <w:tc>
          <w:tcPr>
            <w:tcW w:w="932" w:type="dxa"/>
            <w:vAlign w:val="center"/>
          </w:tcPr>
          <w:p w14:paraId="282F5640">
            <w:pPr>
              <w:rPr>
                <w:color w:val="FF0000"/>
              </w:rPr>
            </w:pPr>
          </w:p>
        </w:tc>
        <w:tc>
          <w:tcPr>
            <w:tcW w:w="932" w:type="dxa"/>
            <w:vAlign w:val="center"/>
          </w:tcPr>
          <w:p w14:paraId="053BAB7C">
            <w:pPr>
              <w:rPr>
                <w:color w:val="FF0000"/>
              </w:rPr>
            </w:pPr>
          </w:p>
        </w:tc>
        <w:tc>
          <w:tcPr>
            <w:tcW w:w="933" w:type="dxa"/>
          </w:tcPr>
          <w:p w14:paraId="7A494D73">
            <w:pPr>
              <w:rPr>
                <w:color w:val="FF0000"/>
              </w:rPr>
            </w:pPr>
          </w:p>
        </w:tc>
        <w:tc>
          <w:tcPr>
            <w:tcW w:w="933" w:type="dxa"/>
            <w:vAlign w:val="center"/>
          </w:tcPr>
          <w:p w14:paraId="5F1636A7">
            <w:pPr>
              <w:rPr>
                <w:color w:val="FF0000"/>
              </w:rPr>
            </w:pPr>
          </w:p>
        </w:tc>
      </w:tr>
      <w:tr w14:paraId="04FDFF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trPr>
        <w:tc>
          <w:tcPr>
            <w:tcW w:w="888" w:type="dxa"/>
            <w:vAlign w:val="center"/>
          </w:tcPr>
          <w:p w14:paraId="2491094C">
            <w:pPr>
              <w:autoSpaceDE w:val="0"/>
              <w:autoSpaceDN w:val="0"/>
              <w:spacing w:line="360" w:lineRule="auto"/>
              <w:ind w:left="730" w:leftChars="50" w:hanging="625" w:hangingChars="298"/>
              <w:jc w:val="center"/>
              <w:rPr>
                <w:rFonts w:ascii="宋体" w:hAnsi="宋体" w:eastAsia="宋体" w:cs="宋体"/>
                <w:color w:val="FF0000"/>
                <w:szCs w:val="21"/>
              </w:rPr>
            </w:pPr>
            <w:r>
              <w:rPr>
                <w:rFonts w:hint="eastAsia" w:ascii="宋体" w:hAnsi="宋体" w:eastAsia="宋体" w:cs="宋体"/>
                <w:color w:val="FF0000"/>
                <w:szCs w:val="21"/>
              </w:rPr>
              <w:t>2</w:t>
            </w:r>
          </w:p>
        </w:tc>
        <w:tc>
          <w:tcPr>
            <w:tcW w:w="976" w:type="dxa"/>
            <w:vAlign w:val="center"/>
          </w:tcPr>
          <w:p w14:paraId="6FEE63EF">
            <w:pPr>
              <w:rPr>
                <w:color w:val="FF0000"/>
              </w:rPr>
            </w:pPr>
          </w:p>
        </w:tc>
        <w:tc>
          <w:tcPr>
            <w:tcW w:w="932" w:type="dxa"/>
            <w:vAlign w:val="center"/>
          </w:tcPr>
          <w:p w14:paraId="0FA508C8">
            <w:pPr>
              <w:rPr>
                <w:color w:val="FF0000"/>
              </w:rPr>
            </w:pPr>
          </w:p>
        </w:tc>
        <w:tc>
          <w:tcPr>
            <w:tcW w:w="932" w:type="dxa"/>
            <w:vAlign w:val="center"/>
          </w:tcPr>
          <w:p w14:paraId="516B6CCB">
            <w:pPr>
              <w:rPr>
                <w:color w:val="FF0000"/>
              </w:rPr>
            </w:pPr>
          </w:p>
        </w:tc>
        <w:tc>
          <w:tcPr>
            <w:tcW w:w="932" w:type="dxa"/>
            <w:vAlign w:val="center"/>
          </w:tcPr>
          <w:p w14:paraId="696F15B2">
            <w:pPr>
              <w:rPr>
                <w:color w:val="FF0000"/>
              </w:rPr>
            </w:pPr>
          </w:p>
        </w:tc>
        <w:tc>
          <w:tcPr>
            <w:tcW w:w="932" w:type="dxa"/>
            <w:vAlign w:val="center"/>
          </w:tcPr>
          <w:p w14:paraId="390713CB">
            <w:pPr>
              <w:rPr>
                <w:color w:val="FF0000"/>
              </w:rPr>
            </w:pPr>
          </w:p>
        </w:tc>
        <w:tc>
          <w:tcPr>
            <w:tcW w:w="932" w:type="dxa"/>
            <w:vAlign w:val="center"/>
          </w:tcPr>
          <w:p w14:paraId="67F098D3">
            <w:pPr>
              <w:rPr>
                <w:color w:val="FF0000"/>
              </w:rPr>
            </w:pPr>
          </w:p>
        </w:tc>
        <w:tc>
          <w:tcPr>
            <w:tcW w:w="932" w:type="dxa"/>
            <w:vAlign w:val="center"/>
          </w:tcPr>
          <w:p w14:paraId="45C64C29">
            <w:pPr>
              <w:rPr>
                <w:color w:val="FF0000"/>
              </w:rPr>
            </w:pPr>
          </w:p>
        </w:tc>
        <w:tc>
          <w:tcPr>
            <w:tcW w:w="932" w:type="dxa"/>
            <w:vAlign w:val="center"/>
          </w:tcPr>
          <w:p w14:paraId="2684E9C6">
            <w:pPr>
              <w:rPr>
                <w:color w:val="FF0000"/>
              </w:rPr>
            </w:pPr>
          </w:p>
        </w:tc>
        <w:tc>
          <w:tcPr>
            <w:tcW w:w="933" w:type="dxa"/>
          </w:tcPr>
          <w:p w14:paraId="5B27AF63">
            <w:pPr>
              <w:rPr>
                <w:color w:val="FF0000"/>
              </w:rPr>
            </w:pPr>
          </w:p>
        </w:tc>
        <w:tc>
          <w:tcPr>
            <w:tcW w:w="933" w:type="dxa"/>
            <w:vAlign w:val="center"/>
          </w:tcPr>
          <w:p w14:paraId="08DB0BB6">
            <w:pPr>
              <w:rPr>
                <w:color w:val="FF0000"/>
              </w:rPr>
            </w:pPr>
          </w:p>
        </w:tc>
      </w:tr>
      <w:tr w14:paraId="593E60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trPr>
        <w:tc>
          <w:tcPr>
            <w:tcW w:w="888" w:type="dxa"/>
            <w:vAlign w:val="center"/>
          </w:tcPr>
          <w:p w14:paraId="7662CED9">
            <w:pPr>
              <w:autoSpaceDE w:val="0"/>
              <w:autoSpaceDN w:val="0"/>
              <w:spacing w:line="360" w:lineRule="auto"/>
              <w:ind w:left="730" w:leftChars="50" w:hanging="625" w:hangingChars="298"/>
              <w:jc w:val="center"/>
              <w:rPr>
                <w:rFonts w:ascii="宋体" w:hAnsi="宋体" w:eastAsia="宋体" w:cs="宋体"/>
                <w:color w:val="FF0000"/>
                <w:szCs w:val="21"/>
              </w:rPr>
            </w:pPr>
            <w:r>
              <w:rPr>
                <w:rFonts w:hint="eastAsia" w:ascii="宋体" w:hAnsi="宋体" w:eastAsia="宋体" w:cs="宋体"/>
                <w:color w:val="FF0000"/>
                <w:szCs w:val="21"/>
              </w:rPr>
              <w:t>……</w:t>
            </w:r>
          </w:p>
        </w:tc>
        <w:tc>
          <w:tcPr>
            <w:tcW w:w="976" w:type="dxa"/>
            <w:vAlign w:val="center"/>
          </w:tcPr>
          <w:p w14:paraId="7C33BE66">
            <w:pPr>
              <w:rPr>
                <w:color w:val="FF0000"/>
              </w:rPr>
            </w:pPr>
          </w:p>
        </w:tc>
        <w:tc>
          <w:tcPr>
            <w:tcW w:w="932" w:type="dxa"/>
            <w:vAlign w:val="center"/>
          </w:tcPr>
          <w:p w14:paraId="32F20730">
            <w:pPr>
              <w:rPr>
                <w:color w:val="FF0000"/>
              </w:rPr>
            </w:pPr>
          </w:p>
        </w:tc>
        <w:tc>
          <w:tcPr>
            <w:tcW w:w="932" w:type="dxa"/>
            <w:vAlign w:val="center"/>
          </w:tcPr>
          <w:p w14:paraId="62666580">
            <w:pPr>
              <w:rPr>
                <w:color w:val="FF0000"/>
              </w:rPr>
            </w:pPr>
          </w:p>
        </w:tc>
        <w:tc>
          <w:tcPr>
            <w:tcW w:w="932" w:type="dxa"/>
            <w:vAlign w:val="center"/>
          </w:tcPr>
          <w:p w14:paraId="538BDC3C">
            <w:pPr>
              <w:rPr>
                <w:color w:val="FF0000"/>
              </w:rPr>
            </w:pPr>
          </w:p>
        </w:tc>
        <w:tc>
          <w:tcPr>
            <w:tcW w:w="932" w:type="dxa"/>
            <w:vAlign w:val="center"/>
          </w:tcPr>
          <w:p w14:paraId="732AAD68">
            <w:pPr>
              <w:rPr>
                <w:color w:val="FF0000"/>
              </w:rPr>
            </w:pPr>
          </w:p>
        </w:tc>
        <w:tc>
          <w:tcPr>
            <w:tcW w:w="932" w:type="dxa"/>
            <w:vAlign w:val="center"/>
          </w:tcPr>
          <w:p w14:paraId="4D8C0F51">
            <w:pPr>
              <w:rPr>
                <w:color w:val="FF0000"/>
              </w:rPr>
            </w:pPr>
          </w:p>
        </w:tc>
        <w:tc>
          <w:tcPr>
            <w:tcW w:w="932" w:type="dxa"/>
            <w:vAlign w:val="center"/>
          </w:tcPr>
          <w:p w14:paraId="2475AA2C">
            <w:pPr>
              <w:rPr>
                <w:color w:val="FF0000"/>
              </w:rPr>
            </w:pPr>
          </w:p>
        </w:tc>
        <w:tc>
          <w:tcPr>
            <w:tcW w:w="932" w:type="dxa"/>
            <w:vAlign w:val="center"/>
          </w:tcPr>
          <w:p w14:paraId="77D14F16">
            <w:pPr>
              <w:rPr>
                <w:color w:val="FF0000"/>
              </w:rPr>
            </w:pPr>
          </w:p>
        </w:tc>
        <w:tc>
          <w:tcPr>
            <w:tcW w:w="933" w:type="dxa"/>
          </w:tcPr>
          <w:p w14:paraId="69F1D6D0">
            <w:pPr>
              <w:rPr>
                <w:color w:val="FF0000"/>
              </w:rPr>
            </w:pPr>
          </w:p>
        </w:tc>
        <w:tc>
          <w:tcPr>
            <w:tcW w:w="933" w:type="dxa"/>
            <w:vAlign w:val="center"/>
          </w:tcPr>
          <w:p w14:paraId="056E7A7B">
            <w:pPr>
              <w:rPr>
                <w:color w:val="FF0000"/>
              </w:rPr>
            </w:pPr>
          </w:p>
        </w:tc>
      </w:tr>
    </w:tbl>
    <w:p w14:paraId="6CBC5250">
      <w:pPr>
        <w:autoSpaceDE w:val="0"/>
        <w:autoSpaceDN w:val="0"/>
        <w:spacing w:line="360" w:lineRule="auto"/>
        <w:ind w:firstLine="420" w:firstLineChars="200"/>
        <w:rPr>
          <w:rFonts w:ascii="宋体" w:hAnsi="宋体" w:eastAsia="宋体" w:cs="宋体"/>
          <w:szCs w:val="21"/>
        </w:rPr>
      </w:pPr>
      <w:r>
        <w:rPr>
          <w:rFonts w:hint="eastAsia" w:ascii="宋体" w:hAnsi="宋体" w:cs="宋体"/>
          <w:szCs w:val="20"/>
        </w:rPr>
        <w:t>合计金额人民币（大写）：</w:t>
      </w:r>
      <w:r>
        <w:rPr>
          <w:rFonts w:hint="eastAsia" w:ascii="宋体" w:hAnsi="宋体" w:cs="宋体"/>
          <w:szCs w:val="20"/>
          <w:u w:val="single"/>
        </w:rPr>
        <w:t xml:space="preserve">                     </w:t>
      </w:r>
      <w:r>
        <w:rPr>
          <w:rFonts w:hint="eastAsia" w:ascii="宋体" w:hAnsi="宋体" w:cs="宋体"/>
          <w:szCs w:val="20"/>
        </w:rPr>
        <w:t>（￥</w:t>
      </w:r>
      <w:r>
        <w:rPr>
          <w:rFonts w:hint="eastAsia" w:ascii="宋体" w:hAnsi="宋体" w:cs="宋体"/>
          <w:szCs w:val="20"/>
          <w:u w:val="single"/>
        </w:rPr>
        <w:t xml:space="preserve">                </w:t>
      </w:r>
      <w:r>
        <w:rPr>
          <w:rFonts w:hint="eastAsia" w:ascii="宋体" w:hAnsi="宋体" w:eastAsia="宋体" w:cs="宋体"/>
          <w:szCs w:val="21"/>
        </w:rPr>
        <w:t>)</w:t>
      </w:r>
    </w:p>
    <w:p w14:paraId="1F688EF1">
      <w:pPr>
        <w:spacing w:line="360" w:lineRule="auto"/>
        <w:ind w:firstLine="413" w:firstLineChars="196"/>
        <w:rPr>
          <w:rFonts w:ascii="宋体" w:hAnsi="宋体" w:eastAsia="宋体" w:cs="宋体"/>
          <w:b/>
          <w:bCs/>
          <w:szCs w:val="21"/>
        </w:rPr>
      </w:pPr>
      <w:r>
        <w:rPr>
          <w:rFonts w:hint="eastAsia" w:ascii="宋体" w:hAnsi="宋体" w:eastAsia="宋体" w:cs="宋体"/>
          <w:b/>
          <w:szCs w:val="21"/>
        </w:rPr>
        <w:t>注：货物名称内容必须与投标文件中货物名称内容一致。</w:t>
      </w:r>
    </w:p>
    <w:p w14:paraId="70312DAD">
      <w:pPr>
        <w:autoSpaceDE w:val="0"/>
        <w:autoSpaceDN w:val="0"/>
        <w:spacing w:line="360" w:lineRule="auto"/>
        <w:ind w:firstLine="420" w:firstLineChars="200"/>
        <w:rPr>
          <w:rFonts w:ascii="宋体" w:hAnsi="宋体" w:eastAsia="宋体" w:cs="宋体"/>
          <w:szCs w:val="21"/>
        </w:rPr>
      </w:pPr>
      <w:r>
        <w:rPr>
          <w:rFonts w:hint="eastAsia" w:ascii="宋体" w:hAnsi="宋体" w:eastAsia="宋体" w:cs="宋体"/>
          <w:szCs w:val="21"/>
        </w:rPr>
        <w:t>合同总额包括货款、设计、安装、随机零配件、标配工具、运输保险、</w:t>
      </w:r>
      <w:r>
        <w:rPr>
          <w:rFonts w:hint="eastAsia" w:ascii="宋体" w:hAnsi="宋体" w:eastAsia="宋体" w:cs="宋体"/>
          <w:szCs w:val="21"/>
          <w:lang w:eastAsia="zh-CN"/>
        </w:rPr>
        <w:t>调试、验收、培训、</w:t>
      </w:r>
      <w:r>
        <w:rPr>
          <w:rFonts w:hint="eastAsia" w:ascii="宋体" w:hAnsi="宋体" w:eastAsia="宋体" w:cs="宋体"/>
          <w:szCs w:val="21"/>
        </w:rPr>
        <w:t>质量保证期服务、各项税费及合同实施过程中不可预见费用等。</w:t>
      </w:r>
    </w:p>
    <w:bookmarkEnd w:id="9"/>
    <w:p w14:paraId="2BF26F77">
      <w:pPr>
        <w:numPr>
          <w:ilvl w:val="0"/>
          <w:numId w:val="22"/>
        </w:numPr>
        <w:spacing w:line="360" w:lineRule="auto"/>
        <w:rPr>
          <w:rFonts w:ascii="宋体" w:hAnsi="宋体" w:eastAsia="宋体" w:cs="宋体"/>
          <w:b/>
          <w:szCs w:val="21"/>
        </w:rPr>
      </w:pPr>
      <w:r>
        <w:rPr>
          <w:rFonts w:hint="eastAsia" w:ascii="宋体" w:hAnsi="宋体" w:eastAsia="宋体" w:cs="宋体"/>
          <w:b/>
          <w:szCs w:val="21"/>
        </w:rPr>
        <w:t>合同金额</w:t>
      </w:r>
    </w:p>
    <w:p w14:paraId="3D196E6E">
      <w:pPr>
        <w:autoSpaceDE w:val="0"/>
        <w:autoSpaceDN w:val="0"/>
        <w:spacing w:line="360" w:lineRule="auto"/>
        <w:ind w:left="819" w:leftChars="200" w:hanging="399" w:hangingChars="190"/>
        <w:rPr>
          <w:rFonts w:ascii="宋体" w:hAnsi="宋体" w:eastAsia="宋体" w:cs="宋体"/>
          <w:szCs w:val="21"/>
        </w:rPr>
      </w:pPr>
      <w:r>
        <w:rPr>
          <w:rFonts w:hint="eastAsia" w:ascii="宋体" w:hAnsi="宋体" w:eastAsia="宋体" w:cs="宋体"/>
          <w:szCs w:val="21"/>
        </w:rPr>
        <w:t>合同总金额：小写：￥</w:t>
      </w:r>
      <w:r>
        <w:rPr>
          <w:rFonts w:hint="eastAsia" w:ascii="宋体" w:hAnsi="宋体" w:eastAsia="宋体" w:cs="宋体"/>
          <w:szCs w:val="21"/>
          <w:u w:val="single"/>
        </w:rPr>
        <w:t xml:space="preserve">                  </w:t>
      </w:r>
      <w:r>
        <w:rPr>
          <w:rFonts w:hint="eastAsia" w:ascii="宋体" w:hAnsi="宋体" w:eastAsia="宋体" w:cs="宋体"/>
          <w:szCs w:val="21"/>
        </w:rPr>
        <w:t>； 大写：人民币</w:t>
      </w:r>
      <w:r>
        <w:rPr>
          <w:rFonts w:hint="eastAsia" w:ascii="宋体" w:hAnsi="宋体" w:eastAsia="宋体" w:cs="宋体"/>
          <w:szCs w:val="21"/>
          <w:u w:val="single"/>
        </w:rPr>
        <w:t xml:space="preserve">             </w:t>
      </w:r>
      <w:r>
        <w:rPr>
          <w:rFonts w:hint="eastAsia" w:ascii="宋体" w:hAnsi="宋体" w:eastAsia="宋体" w:cs="宋体"/>
          <w:szCs w:val="21"/>
        </w:rPr>
        <w:t>。</w:t>
      </w:r>
    </w:p>
    <w:p w14:paraId="44138369">
      <w:pPr>
        <w:numPr>
          <w:ilvl w:val="0"/>
          <w:numId w:val="22"/>
        </w:numPr>
        <w:spacing w:line="360" w:lineRule="auto"/>
        <w:rPr>
          <w:rFonts w:ascii="宋体" w:hAnsi="宋体" w:eastAsia="宋体" w:cs="宋体"/>
          <w:b/>
          <w:szCs w:val="21"/>
        </w:rPr>
      </w:pPr>
      <w:r>
        <w:rPr>
          <w:rFonts w:hint="eastAsia" w:ascii="宋体" w:hAnsi="宋体" w:eastAsia="宋体" w:cs="宋体"/>
          <w:b/>
          <w:szCs w:val="21"/>
        </w:rPr>
        <w:t>设备要求</w:t>
      </w:r>
    </w:p>
    <w:p w14:paraId="66C28892">
      <w:pPr>
        <w:numPr>
          <w:ilvl w:val="0"/>
          <w:numId w:val="23"/>
        </w:numPr>
        <w:autoSpaceDE w:val="0"/>
        <w:autoSpaceDN w:val="0"/>
        <w:spacing w:line="360" w:lineRule="auto"/>
        <w:rPr>
          <w:rFonts w:ascii="宋体" w:hAnsi="宋体" w:eastAsia="宋体" w:cs="宋体"/>
          <w:szCs w:val="21"/>
        </w:rPr>
      </w:pPr>
      <w:r>
        <w:rPr>
          <w:rFonts w:hint="eastAsia" w:ascii="宋体" w:hAnsi="宋体" w:eastAsia="宋体" w:cs="宋体"/>
          <w:szCs w:val="21"/>
        </w:rPr>
        <w:t>乙方提供的货物必须符合中华人民共和国“国家安全环保标准”。</w:t>
      </w:r>
    </w:p>
    <w:p w14:paraId="5B28206D">
      <w:pPr>
        <w:numPr>
          <w:ilvl w:val="0"/>
          <w:numId w:val="23"/>
        </w:numPr>
        <w:autoSpaceDE w:val="0"/>
        <w:autoSpaceDN w:val="0"/>
        <w:spacing w:line="360" w:lineRule="auto"/>
        <w:rPr>
          <w:rFonts w:ascii="宋体" w:hAnsi="宋体" w:eastAsia="宋体" w:cs="宋体"/>
          <w:szCs w:val="21"/>
        </w:rPr>
      </w:pPr>
      <w:r>
        <w:rPr>
          <w:rFonts w:hint="eastAsia" w:ascii="宋体" w:hAnsi="宋体" w:eastAsia="宋体" w:cs="宋体"/>
          <w:szCs w:val="21"/>
        </w:rPr>
        <w:t>货物为原制造商制造的全新产品（含零部件、配件、随机工具等），整机无污染，无侵权行为、表面无划损、无任何缺陷隐患、无碰撞、配件齐全，完全符合国家有关质量标准，并附有产品质量检验合格证书，在中国境内可依常规安全合法使用。</w:t>
      </w:r>
    </w:p>
    <w:p w14:paraId="64B0EA6D">
      <w:pPr>
        <w:numPr>
          <w:ilvl w:val="0"/>
          <w:numId w:val="23"/>
        </w:numPr>
        <w:autoSpaceDE w:val="0"/>
        <w:autoSpaceDN w:val="0"/>
        <w:spacing w:line="360" w:lineRule="auto"/>
        <w:rPr>
          <w:rFonts w:ascii="宋体" w:hAnsi="宋体" w:eastAsia="宋体" w:cs="宋体"/>
          <w:szCs w:val="21"/>
        </w:rPr>
      </w:pPr>
      <w:r>
        <w:rPr>
          <w:rFonts w:hint="eastAsia" w:ascii="宋体" w:hAnsi="宋体" w:eastAsia="宋体" w:cs="宋体"/>
          <w:szCs w:val="21"/>
        </w:rPr>
        <w:t>货物为原厂商未启封全新包装，具出厂合格证，序列号、包装箱号与出厂批号一致，并可</w:t>
      </w:r>
      <w:r>
        <w:rPr>
          <w:rFonts w:hint="eastAsia" w:ascii="宋体" w:hAnsi="宋体" w:eastAsia="宋体" w:cs="宋体"/>
          <w:szCs w:val="21"/>
          <w:lang w:eastAsia="zh-CN"/>
        </w:rPr>
        <w:t>追溯</w:t>
      </w:r>
      <w:r>
        <w:rPr>
          <w:rFonts w:hint="eastAsia" w:ascii="宋体" w:hAnsi="宋体" w:eastAsia="宋体" w:cs="宋体"/>
          <w:szCs w:val="21"/>
        </w:rPr>
        <w:t>查阅。</w:t>
      </w:r>
    </w:p>
    <w:p w14:paraId="0FD53638">
      <w:pPr>
        <w:numPr>
          <w:ilvl w:val="0"/>
          <w:numId w:val="23"/>
        </w:numPr>
        <w:autoSpaceDE w:val="0"/>
        <w:autoSpaceDN w:val="0"/>
        <w:spacing w:line="360" w:lineRule="auto"/>
        <w:rPr>
          <w:rFonts w:ascii="宋体" w:hAnsi="宋体" w:eastAsia="宋体" w:cs="宋体"/>
          <w:szCs w:val="21"/>
        </w:rPr>
      </w:pPr>
      <w:r>
        <w:rPr>
          <w:rFonts w:hint="eastAsia" w:ascii="宋体" w:hAnsi="宋体" w:eastAsia="宋体" w:cs="宋体"/>
          <w:szCs w:val="21"/>
        </w:rPr>
        <w:t>乙方应将关键主机设备的用户手册、保修手册、有关单证资料及配备件、随机工具等交付给甲方，使用操作及安全须知等重要资料应附有中文说明。</w:t>
      </w:r>
    </w:p>
    <w:p w14:paraId="32079F78">
      <w:pPr>
        <w:numPr>
          <w:ilvl w:val="0"/>
          <w:numId w:val="23"/>
        </w:numPr>
        <w:autoSpaceDE w:val="0"/>
        <w:autoSpaceDN w:val="0"/>
        <w:spacing w:line="360" w:lineRule="auto"/>
        <w:rPr>
          <w:rFonts w:ascii="宋体" w:hAnsi="宋体" w:eastAsia="宋体" w:cs="宋体"/>
          <w:szCs w:val="21"/>
        </w:rPr>
      </w:pPr>
      <w:r>
        <w:rPr>
          <w:rFonts w:hint="eastAsia" w:ascii="宋体" w:hAnsi="宋体" w:eastAsia="宋体" w:cs="宋体"/>
          <w:szCs w:val="21"/>
        </w:rPr>
        <w:t>如果发现货物的质量和规格与合同规定不符或货物在质量保证期内被证明有缺陷，包括内在缺陷或使用不适当原材料，甲方将有权要求有关部门进行检验，并依据检验证书向乙方索赔。</w:t>
      </w:r>
    </w:p>
    <w:p w14:paraId="41C1FDE3">
      <w:pPr>
        <w:numPr>
          <w:ilvl w:val="0"/>
          <w:numId w:val="22"/>
        </w:numPr>
        <w:spacing w:line="360" w:lineRule="auto"/>
        <w:rPr>
          <w:rFonts w:ascii="宋体" w:hAnsi="宋体" w:eastAsia="宋体" w:cs="宋体"/>
          <w:b/>
          <w:szCs w:val="21"/>
        </w:rPr>
      </w:pPr>
      <w:r>
        <w:rPr>
          <w:rFonts w:hint="eastAsia" w:ascii="宋体" w:hAnsi="宋体" w:eastAsia="宋体" w:cs="宋体"/>
          <w:b/>
          <w:szCs w:val="21"/>
        </w:rPr>
        <w:t>知识产权</w:t>
      </w:r>
    </w:p>
    <w:p w14:paraId="09826A26">
      <w:pPr>
        <w:numPr>
          <w:ilvl w:val="0"/>
          <w:numId w:val="24"/>
        </w:numPr>
        <w:autoSpaceDE w:val="0"/>
        <w:autoSpaceDN w:val="0"/>
        <w:spacing w:line="360" w:lineRule="auto"/>
        <w:rPr>
          <w:rFonts w:ascii="宋体" w:hAnsi="宋体" w:eastAsia="宋体" w:cs="宋体"/>
          <w:szCs w:val="21"/>
        </w:rPr>
      </w:pPr>
      <w:r>
        <w:rPr>
          <w:rFonts w:hint="eastAsia" w:ascii="宋体" w:hAnsi="宋体" w:eastAsia="宋体" w:cs="宋体"/>
          <w:szCs w:val="24"/>
        </w:rPr>
        <w:t>乙方保证合同项下提供的货物不侵犯任何第三方的专利权、商标权或其它知识产权。否则，乙方须承担对第三方的专利权、商标权或其它知识产权的侵权责任并承担因此而发生的所有费用及给甲方造成的损失。</w:t>
      </w:r>
    </w:p>
    <w:p w14:paraId="4DE72CA5">
      <w:pPr>
        <w:numPr>
          <w:ilvl w:val="0"/>
          <w:numId w:val="22"/>
        </w:numPr>
        <w:spacing w:line="360" w:lineRule="auto"/>
        <w:rPr>
          <w:rFonts w:ascii="宋体" w:hAnsi="宋体" w:eastAsia="宋体" w:cs="宋体"/>
          <w:b/>
          <w:color w:val="FF0000"/>
          <w:szCs w:val="21"/>
        </w:rPr>
      </w:pPr>
      <w:r>
        <w:rPr>
          <w:rFonts w:hint="eastAsia" w:ascii="宋体" w:hAnsi="宋体" w:eastAsia="宋体" w:cs="宋体"/>
          <w:b/>
          <w:color w:val="FF0000"/>
          <w:szCs w:val="21"/>
        </w:rPr>
        <w:t>交付时间、地点、方式</w:t>
      </w:r>
    </w:p>
    <w:p w14:paraId="4A0667F9">
      <w:pPr>
        <w:numPr>
          <w:ilvl w:val="0"/>
          <w:numId w:val="25"/>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交付时间：（按采购需求要求）</w:t>
      </w:r>
    </w:p>
    <w:p w14:paraId="051A0912">
      <w:pPr>
        <w:numPr>
          <w:ilvl w:val="0"/>
          <w:numId w:val="25"/>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交付地点：甲方指定地点</w:t>
      </w:r>
    </w:p>
    <w:p w14:paraId="0E69AD54">
      <w:pPr>
        <w:numPr>
          <w:ilvl w:val="0"/>
          <w:numId w:val="25"/>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交付条件：项目验收通过</w:t>
      </w:r>
    </w:p>
    <w:p w14:paraId="2192F7C4">
      <w:pPr>
        <w:numPr>
          <w:ilvl w:val="0"/>
          <w:numId w:val="25"/>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甲方联系人及联系电话：</w:t>
      </w:r>
    </w:p>
    <w:p w14:paraId="35F70062">
      <w:pPr>
        <w:numPr>
          <w:ilvl w:val="0"/>
          <w:numId w:val="25"/>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乙方联系人及联系电话：</w:t>
      </w:r>
    </w:p>
    <w:p w14:paraId="1EE1FCFC">
      <w:pPr>
        <w:numPr>
          <w:ilvl w:val="0"/>
          <w:numId w:val="22"/>
        </w:numPr>
        <w:spacing w:line="360" w:lineRule="auto"/>
        <w:rPr>
          <w:rFonts w:ascii="宋体" w:hAnsi="宋体" w:eastAsia="宋体" w:cs="宋体"/>
          <w:b/>
          <w:color w:val="FF0000"/>
          <w:szCs w:val="21"/>
        </w:rPr>
      </w:pPr>
      <w:r>
        <w:rPr>
          <w:rFonts w:hint="eastAsia" w:ascii="宋体" w:hAnsi="宋体" w:eastAsia="宋体" w:cs="宋体"/>
          <w:b/>
          <w:color w:val="FF0000"/>
          <w:szCs w:val="21"/>
        </w:rPr>
        <w:t>付款方式、时间及付款条件</w:t>
      </w:r>
    </w:p>
    <w:p w14:paraId="64E95923">
      <w:pPr>
        <w:spacing w:line="360" w:lineRule="auto"/>
        <w:ind w:firstLine="411" w:firstLineChars="196"/>
        <w:rPr>
          <w:rFonts w:ascii="宋体" w:hAnsi="宋体" w:eastAsia="宋体" w:cs="宋体"/>
          <w:color w:val="FF0000"/>
          <w:szCs w:val="21"/>
        </w:rPr>
      </w:pPr>
      <w:r>
        <w:rPr>
          <w:rFonts w:hint="eastAsia" w:ascii="宋体" w:hAnsi="宋体" w:eastAsia="宋体" w:cs="宋体"/>
          <w:color w:val="FF0000"/>
          <w:szCs w:val="21"/>
        </w:rPr>
        <w:t>付款时间及条件：（按照采购需求要求的付款方式）</w:t>
      </w:r>
    </w:p>
    <w:p w14:paraId="6D8BE8FC">
      <w:pPr>
        <w:spacing w:line="360" w:lineRule="auto"/>
        <w:ind w:firstLine="411" w:firstLineChars="196"/>
        <w:rPr>
          <w:rFonts w:ascii="宋体" w:hAnsi="宋体" w:eastAsia="宋体" w:cs="宋体"/>
          <w:color w:val="FF0000"/>
          <w:szCs w:val="21"/>
        </w:rPr>
      </w:pPr>
      <w:r>
        <w:rPr>
          <w:rFonts w:hint="eastAsia" w:ascii="宋体" w:hAnsi="宋体" w:eastAsia="宋体" w:cs="宋体"/>
          <w:color w:val="FF0000"/>
          <w:szCs w:val="21"/>
        </w:rPr>
        <w:t>付款方式：</w:t>
      </w:r>
    </w:p>
    <w:p w14:paraId="5806C311">
      <w:pPr>
        <w:numPr>
          <w:ilvl w:val="0"/>
          <w:numId w:val="22"/>
        </w:numPr>
        <w:autoSpaceDE w:val="0"/>
        <w:autoSpaceDN w:val="0"/>
        <w:spacing w:line="360" w:lineRule="auto"/>
        <w:rPr>
          <w:rFonts w:ascii="宋体" w:hAnsi="宋体" w:eastAsia="宋体" w:cs="宋体"/>
          <w:b/>
          <w:szCs w:val="21"/>
        </w:rPr>
      </w:pPr>
      <w:r>
        <w:rPr>
          <w:rFonts w:hint="eastAsia" w:ascii="宋体" w:hAnsi="宋体" w:eastAsia="宋体" w:cs="宋体"/>
          <w:b/>
          <w:szCs w:val="21"/>
        </w:rPr>
        <w:t>培训、质量保证期及售后服务要求</w:t>
      </w:r>
    </w:p>
    <w:p w14:paraId="22738058">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乙方负责甲方使用人员的使用操作技术及维护技术的培训。</w:t>
      </w:r>
    </w:p>
    <w:p w14:paraId="10361B03">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本合同的质量保证期（简称“质量保证期”）为</w:t>
      </w:r>
      <w:r>
        <w:rPr>
          <w:rFonts w:hint="eastAsia" w:ascii="宋体" w:hAnsi="宋体" w:eastAsia="宋体" w:cs="宋体"/>
          <w:szCs w:val="21"/>
          <w:u w:val="single"/>
        </w:rPr>
        <w:t xml:space="preserve">    </w:t>
      </w:r>
      <w:r>
        <w:rPr>
          <w:rFonts w:hint="eastAsia" w:ascii="宋体" w:hAnsi="宋体" w:eastAsia="宋体" w:cs="宋体"/>
          <w:szCs w:val="21"/>
        </w:rPr>
        <w:t>年，自甲乙双方代表在货物安装调试验收后的验收书上签字之日起计算。质量保证期内乙方对所供货物实行包修、包换、包退、包维护保养，</w:t>
      </w:r>
      <w:r>
        <w:rPr>
          <w:rFonts w:hint="eastAsia" w:ascii="宋体" w:hAnsi="宋体" w:eastAsia="宋体" w:cs="宋体"/>
          <w:szCs w:val="24"/>
        </w:rPr>
        <w:t>保修期后设备维修配件更换只收取成本费用。</w:t>
      </w:r>
    </w:p>
    <w:p w14:paraId="33770A8F">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质量保证期内，如设备或零部件因非人为因素出现故障而造成短期停用时，则质量保证期相应顺延。如停用时间累计超过60天则质量保证期重新计算。</w:t>
      </w:r>
    </w:p>
    <w:p w14:paraId="22215AE4">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在质量保证期内，如货品非因甲方的人为原因而出现的问题由乙方负责保修、包换或包退，并承担修理、调换或退货的实际费用。</w:t>
      </w:r>
    </w:p>
    <w:p w14:paraId="5615F34F">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质量保证期内，乙方负责对其提供的货物整机进行维修和系统维护，不再收取任何费用，但非乙方责任的人为因素、自然因素（如火灾、雷击等）造成的故障除外。</w:t>
      </w:r>
    </w:p>
    <w:p w14:paraId="176F7EF9">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对甲方的服务通知，乙方在接报后</w:t>
      </w:r>
      <w:r>
        <w:rPr>
          <w:rFonts w:hint="eastAsia" w:ascii="宋体" w:hAnsi="宋体" w:eastAsia="宋体" w:cs="宋体"/>
          <w:szCs w:val="21"/>
          <w:u w:val="single"/>
        </w:rPr>
        <w:t xml:space="preserve">   </w:t>
      </w:r>
      <w:r>
        <w:rPr>
          <w:rFonts w:hint="eastAsia" w:ascii="宋体" w:hAnsi="宋体" w:eastAsia="宋体" w:cs="宋体"/>
          <w:szCs w:val="21"/>
        </w:rPr>
        <w:t>小时内响应，</w:t>
      </w:r>
      <w:r>
        <w:rPr>
          <w:rFonts w:hint="eastAsia" w:ascii="宋体" w:hAnsi="宋体" w:eastAsia="宋体" w:cs="宋体"/>
          <w:szCs w:val="21"/>
          <w:u w:val="single"/>
        </w:rPr>
        <w:t xml:space="preserve">   </w:t>
      </w:r>
      <w:r>
        <w:rPr>
          <w:rFonts w:hint="eastAsia" w:ascii="宋体" w:hAnsi="宋体" w:eastAsia="宋体" w:cs="宋体"/>
          <w:szCs w:val="21"/>
        </w:rPr>
        <w:t>小时内到达现场，</w:t>
      </w:r>
      <w:r>
        <w:rPr>
          <w:rFonts w:hint="eastAsia" w:ascii="宋体" w:hAnsi="宋体" w:eastAsia="宋体" w:cs="宋体"/>
          <w:szCs w:val="21"/>
          <w:u w:val="single"/>
        </w:rPr>
        <w:t xml:space="preserve">   </w:t>
      </w:r>
      <w:r>
        <w:rPr>
          <w:rFonts w:hint="eastAsia" w:ascii="宋体" w:hAnsi="宋体" w:eastAsia="宋体" w:cs="宋体"/>
          <w:szCs w:val="21"/>
        </w:rPr>
        <w:t>小时内处理完毕。若在</w:t>
      </w:r>
      <w:r>
        <w:rPr>
          <w:rFonts w:hint="eastAsia" w:ascii="宋体" w:hAnsi="宋体" w:eastAsia="宋体" w:cs="宋体"/>
          <w:szCs w:val="21"/>
          <w:u w:val="single"/>
        </w:rPr>
        <w:t xml:space="preserve">   </w:t>
      </w:r>
      <w:r>
        <w:rPr>
          <w:rFonts w:hint="eastAsia" w:ascii="宋体" w:hAnsi="宋体" w:eastAsia="宋体" w:cs="宋体"/>
          <w:szCs w:val="21"/>
        </w:rPr>
        <w:t>小时内仍未能有效解决，乙方须提供同档次的设备予甲方临时使用。</w:t>
      </w:r>
    </w:p>
    <w:p w14:paraId="2965EC71">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质量保证期间，同一硬件一个月内连续2次出现同一故障，乙方须无偿更换同一档次货物。</w:t>
      </w:r>
    </w:p>
    <w:p w14:paraId="2AF43348">
      <w:pPr>
        <w:numPr>
          <w:ilvl w:val="0"/>
          <w:numId w:val="26"/>
        </w:numPr>
        <w:autoSpaceDE w:val="0"/>
        <w:autoSpaceDN w:val="0"/>
        <w:spacing w:line="360" w:lineRule="auto"/>
        <w:rPr>
          <w:rFonts w:ascii="宋体" w:hAnsi="宋体" w:eastAsia="宋体" w:cs="宋体"/>
          <w:szCs w:val="21"/>
        </w:rPr>
      </w:pPr>
      <w:r>
        <w:rPr>
          <w:rFonts w:hint="eastAsia" w:ascii="宋体" w:hAnsi="宋体" w:eastAsia="宋体" w:cs="宋体"/>
          <w:szCs w:val="21"/>
        </w:rPr>
        <w:t>负责售后服务维修的单位名称（如有）：</w:t>
      </w:r>
      <w:r>
        <w:rPr>
          <w:rFonts w:hint="eastAsia" w:ascii="宋体" w:hAnsi="宋体" w:eastAsia="宋体" w:cs="宋体"/>
          <w:szCs w:val="21"/>
          <w:u w:val="single"/>
        </w:rPr>
        <w:t xml:space="preserve">                       </w:t>
      </w:r>
    </w:p>
    <w:p w14:paraId="1A7747DF">
      <w:pPr>
        <w:autoSpaceDE w:val="0"/>
        <w:autoSpaceDN w:val="0"/>
        <w:spacing w:line="360" w:lineRule="auto"/>
        <w:ind w:firstLine="630" w:firstLineChars="300"/>
        <w:rPr>
          <w:rFonts w:ascii="宋体" w:hAnsi="宋体" w:eastAsia="宋体" w:cs="宋体"/>
          <w:szCs w:val="21"/>
          <w:u w:val="single"/>
        </w:rPr>
      </w:pPr>
      <w:r>
        <w:rPr>
          <w:rFonts w:hint="eastAsia" w:ascii="宋体" w:hAnsi="宋体" w:eastAsia="宋体" w:cs="宋体"/>
          <w:szCs w:val="21"/>
        </w:rPr>
        <w:t>地址：</w:t>
      </w:r>
      <w:r>
        <w:rPr>
          <w:rFonts w:hint="eastAsia" w:ascii="宋体" w:hAnsi="宋体" w:eastAsia="宋体" w:cs="宋体"/>
          <w:szCs w:val="21"/>
          <w:u w:val="single"/>
        </w:rPr>
        <w:t xml:space="preserve">                                       </w:t>
      </w:r>
    </w:p>
    <w:p w14:paraId="228D1A37">
      <w:pPr>
        <w:autoSpaceDE w:val="0"/>
        <w:autoSpaceDN w:val="0"/>
        <w:spacing w:line="360" w:lineRule="auto"/>
        <w:ind w:firstLine="630" w:firstLineChars="300"/>
        <w:rPr>
          <w:rFonts w:ascii="宋体" w:hAnsi="宋体" w:eastAsia="宋体" w:cs="宋体"/>
          <w:szCs w:val="21"/>
          <w:u w:val="single"/>
        </w:rPr>
      </w:pPr>
      <w:r>
        <w:rPr>
          <w:rFonts w:hint="eastAsia" w:ascii="宋体" w:hAnsi="宋体" w:eastAsia="宋体" w:cs="宋体"/>
          <w:szCs w:val="21"/>
        </w:rPr>
        <w:t>联系人：</w:t>
      </w:r>
      <w:r>
        <w:rPr>
          <w:rFonts w:hint="eastAsia" w:ascii="宋体" w:hAnsi="宋体" w:eastAsia="宋体" w:cs="宋体"/>
          <w:szCs w:val="21"/>
          <w:u w:val="single"/>
        </w:rPr>
        <w:t xml:space="preserve">                                     </w:t>
      </w:r>
    </w:p>
    <w:p w14:paraId="30D78AA4">
      <w:pPr>
        <w:tabs>
          <w:tab w:val="left" w:pos="5355"/>
        </w:tabs>
        <w:autoSpaceDE w:val="0"/>
        <w:autoSpaceDN w:val="0"/>
        <w:spacing w:line="360" w:lineRule="auto"/>
        <w:ind w:firstLine="630" w:firstLineChars="300"/>
        <w:rPr>
          <w:rFonts w:ascii="宋体" w:hAnsi="宋体" w:eastAsia="宋体" w:cs="宋体"/>
          <w:szCs w:val="21"/>
        </w:rPr>
      </w:pPr>
      <w:r>
        <w:rPr>
          <w:rFonts w:hint="eastAsia" w:ascii="宋体" w:hAnsi="宋体" w:eastAsia="宋体" w:cs="宋体"/>
          <w:szCs w:val="21"/>
        </w:rPr>
        <w:t>联系电话</w:t>
      </w:r>
      <w:r>
        <w:rPr>
          <w:rFonts w:hint="eastAsia" w:ascii="宋体" w:hAnsi="宋体" w:eastAsia="宋体" w:cs="宋体"/>
          <w:szCs w:val="21"/>
          <w:u w:val="single"/>
        </w:rPr>
        <w:t xml:space="preserve">                                     </w:t>
      </w:r>
    </w:p>
    <w:p w14:paraId="5428E28A">
      <w:pPr>
        <w:autoSpaceDE w:val="0"/>
        <w:autoSpaceDN w:val="0"/>
        <w:spacing w:line="360" w:lineRule="auto"/>
        <w:ind w:firstLine="630" w:firstLineChars="300"/>
        <w:rPr>
          <w:rFonts w:ascii="宋体" w:hAnsi="宋体" w:eastAsia="宋体" w:cs="宋体"/>
          <w:szCs w:val="21"/>
          <w:u w:val="single"/>
        </w:rPr>
      </w:pPr>
      <w:r>
        <w:rPr>
          <w:rFonts w:hint="eastAsia" w:ascii="宋体" w:hAnsi="宋体" w:eastAsia="宋体" w:cs="宋体"/>
          <w:szCs w:val="21"/>
        </w:rPr>
        <w:t>手机号码：</w:t>
      </w:r>
      <w:r>
        <w:rPr>
          <w:rFonts w:hint="eastAsia" w:ascii="宋体" w:hAnsi="宋体" w:eastAsia="宋体" w:cs="宋体"/>
          <w:szCs w:val="21"/>
          <w:u w:val="single"/>
        </w:rPr>
        <w:t xml:space="preserve">                                   </w:t>
      </w:r>
    </w:p>
    <w:p w14:paraId="21027D03">
      <w:pPr>
        <w:spacing w:line="360" w:lineRule="auto"/>
        <w:ind w:firstLine="630" w:firstLineChars="300"/>
        <w:rPr>
          <w:rFonts w:ascii="宋体" w:hAnsi="宋体" w:eastAsia="宋体" w:cs="宋体"/>
          <w:b/>
          <w:szCs w:val="21"/>
        </w:rPr>
      </w:pPr>
      <w:r>
        <w:rPr>
          <w:rFonts w:hint="eastAsia" w:ascii="宋体" w:hAnsi="宋体" w:eastAsia="宋体" w:cs="宋体"/>
          <w:szCs w:val="21"/>
        </w:rPr>
        <w:t>传真号码：</w:t>
      </w:r>
      <w:r>
        <w:rPr>
          <w:rFonts w:hint="eastAsia" w:ascii="宋体" w:hAnsi="宋体" w:eastAsia="宋体" w:cs="宋体"/>
          <w:szCs w:val="21"/>
          <w:u w:val="single"/>
        </w:rPr>
        <w:t xml:space="preserve">                                   </w:t>
      </w:r>
    </w:p>
    <w:p w14:paraId="2CB356DA">
      <w:pPr>
        <w:numPr>
          <w:ilvl w:val="0"/>
          <w:numId w:val="22"/>
        </w:numPr>
        <w:spacing w:line="360" w:lineRule="auto"/>
        <w:rPr>
          <w:rFonts w:ascii="宋体" w:hAnsi="宋体" w:eastAsia="宋体" w:cs="宋体"/>
          <w:b/>
          <w:szCs w:val="21"/>
        </w:rPr>
      </w:pPr>
      <w:r>
        <w:rPr>
          <w:rFonts w:hint="eastAsia" w:ascii="宋体" w:hAnsi="宋体" w:eastAsia="宋体" w:cs="宋体"/>
          <w:b/>
          <w:bCs/>
          <w:szCs w:val="21"/>
        </w:rPr>
        <w:t>包装、到货检验、</w:t>
      </w:r>
      <w:r>
        <w:rPr>
          <w:rFonts w:hint="eastAsia" w:ascii="宋体" w:hAnsi="宋体" w:eastAsia="宋体" w:cs="宋体"/>
          <w:b/>
          <w:szCs w:val="21"/>
        </w:rPr>
        <w:t>安装与调试</w:t>
      </w:r>
      <w:r>
        <w:rPr>
          <w:rFonts w:hint="eastAsia" w:ascii="宋体" w:hAnsi="宋体" w:eastAsia="宋体" w:cs="宋体"/>
          <w:szCs w:val="21"/>
        </w:rPr>
        <w:t>:</w:t>
      </w:r>
    </w:p>
    <w:p w14:paraId="04372FAF">
      <w:pPr>
        <w:numPr>
          <w:ilvl w:val="0"/>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合同货物的包装：货物的包装均应有良好的防湿、防锈、防潮、防雨、防腐及防碰撞的措施。凡由于包装不良造成的损失和由此产生的费用均由乙方承担。</w:t>
      </w:r>
    </w:p>
    <w:p w14:paraId="6CEDCB71">
      <w:pPr>
        <w:numPr>
          <w:ilvl w:val="0"/>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到货检验</w:t>
      </w:r>
    </w:p>
    <w:p w14:paraId="03B6897E">
      <w:pPr>
        <w:numPr>
          <w:ilvl w:val="1"/>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货物的到货验收包括：型号、规格、数量、外观质量及货物包装完整无破损，在货物抵达交货目的地后，甲乙双方就货物外观质量、规格和型号进行初步检验。货物为原厂商未启封全新包装，具出厂合格证，序列号、包装箱号与出厂批号一致，并可</w:t>
      </w:r>
      <w:r>
        <w:rPr>
          <w:rFonts w:hint="eastAsia" w:ascii="宋体" w:hAnsi="宋体" w:eastAsia="宋体" w:cs="宋体"/>
          <w:szCs w:val="24"/>
          <w:lang w:eastAsia="zh-CN"/>
        </w:rPr>
        <w:t>追溯</w:t>
      </w:r>
      <w:r>
        <w:rPr>
          <w:rFonts w:hint="eastAsia" w:ascii="宋体" w:hAnsi="宋体" w:eastAsia="宋体" w:cs="宋体"/>
          <w:szCs w:val="24"/>
        </w:rPr>
        <w:t>查阅。所有随货物的附件必须齐全。如果发现到货的外观质量、规格和型号与合同不符，甲方有权拒收货物，并可向乙方索赔。</w:t>
      </w:r>
    </w:p>
    <w:p w14:paraId="6752D1E8">
      <w:pPr>
        <w:numPr>
          <w:ilvl w:val="1"/>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货物送到甲方指定场地后，甲、乙双方同时在场时才能开封检验。</w:t>
      </w:r>
    </w:p>
    <w:p w14:paraId="67029ED1">
      <w:pPr>
        <w:numPr>
          <w:ilvl w:val="0"/>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合同货物的安装调试：</w:t>
      </w:r>
    </w:p>
    <w:p w14:paraId="0F58F85B">
      <w:pPr>
        <w:numPr>
          <w:ilvl w:val="1"/>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除非甲方另有通知，乙方应按照合同的要求以及合同执行计划的时间安排，派出足够的人员进行现场安装和负责调试工作。</w:t>
      </w:r>
    </w:p>
    <w:p w14:paraId="25987AA2">
      <w:pPr>
        <w:numPr>
          <w:ilvl w:val="1"/>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乙方必须依照招标文件的要求和投标文件的承诺，将设备、系统安装并调试至正常运行的最佳状态。</w:t>
      </w:r>
    </w:p>
    <w:p w14:paraId="6A7321E9">
      <w:pPr>
        <w:numPr>
          <w:ilvl w:val="1"/>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合同项下的安装调试所发生费用及耗材由乙方承担。</w:t>
      </w:r>
    </w:p>
    <w:p w14:paraId="5C061CF8">
      <w:pPr>
        <w:numPr>
          <w:ilvl w:val="1"/>
          <w:numId w:val="27"/>
        </w:numPr>
        <w:autoSpaceDE w:val="0"/>
        <w:autoSpaceDN w:val="0"/>
        <w:spacing w:line="360" w:lineRule="auto"/>
        <w:rPr>
          <w:rFonts w:ascii="宋体" w:hAnsi="宋体" w:eastAsia="宋体" w:cs="宋体"/>
          <w:szCs w:val="24"/>
        </w:rPr>
      </w:pPr>
      <w:r>
        <w:rPr>
          <w:rFonts w:hint="eastAsia" w:ascii="宋体" w:hAnsi="宋体" w:eastAsia="宋体" w:cs="宋体"/>
          <w:szCs w:val="24"/>
        </w:rPr>
        <w:t>乙方安装时须对各安装场地内的其它货物、设施有良好保护措施。</w:t>
      </w:r>
    </w:p>
    <w:p w14:paraId="4E2F1ED5">
      <w:pPr>
        <w:numPr>
          <w:ilvl w:val="0"/>
          <w:numId w:val="22"/>
        </w:numPr>
        <w:spacing w:line="360" w:lineRule="auto"/>
        <w:rPr>
          <w:rFonts w:ascii="宋体" w:hAnsi="宋体" w:eastAsia="宋体" w:cs="宋体"/>
          <w:b/>
          <w:szCs w:val="21"/>
        </w:rPr>
      </w:pPr>
      <w:r>
        <w:rPr>
          <w:rFonts w:hint="eastAsia" w:ascii="宋体" w:hAnsi="宋体" w:eastAsia="宋体" w:cs="宋体"/>
          <w:b/>
          <w:szCs w:val="21"/>
        </w:rPr>
        <w:t>验收：</w:t>
      </w:r>
    </w:p>
    <w:p w14:paraId="24E8ADC9">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甲方按照采购合同规定的技术、服务、安全标准组织对乙方履约情况进行验收，并出具验收书。验收书应当包括每一项技术、服务、安全标准的履约情况。</w:t>
      </w:r>
    </w:p>
    <w:p w14:paraId="7D930605">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交付验收标准依次序对照适用标准为：</w:t>
      </w:r>
    </w:p>
    <w:p w14:paraId="6F776C5D">
      <w:pPr>
        <w:numPr>
          <w:ilvl w:val="0"/>
          <w:numId w:val="29"/>
        </w:numPr>
        <w:autoSpaceDE w:val="0"/>
        <w:autoSpaceDN w:val="0"/>
        <w:spacing w:line="360" w:lineRule="auto"/>
        <w:rPr>
          <w:rFonts w:ascii="宋体" w:hAnsi="宋体" w:eastAsia="宋体" w:cs="宋体"/>
          <w:szCs w:val="24"/>
        </w:rPr>
      </w:pPr>
      <w:r>
        <w:rPr>
          <w:rFonts w:hint="eastAsia" w:ascii="宋体" w:hAnsi="宋体" w:eastAsia="宋体" w:cs="宋体"/>
          <w:szCs w:val="24"/>
        </w:rPr>
        <w:t>符合中华人民共和国“国家安全质量标准、环保标准或行业标准”；</w:t>
      </w:r>
    </w:p>
    <w:p w14:paraId="3C8A2CC2">
      <w:pPr>
        <w:numPr>
          <w:ilvl w:val="0"/>
          <w:numId w:val="29"/>
        </w:numPr>
        <w:autoSpaceDE w:val="0"/>
        <w:autoSpaceDN w:val="0"/>
        <w:spacing w:line="360" w:lineRule="auto"/>
        <w:rPr>
          <w:rFonts w:ascii="宋体" w:hAnsi="宋体" w:eastAsia="宋体" w:cs="宋体"/>
          <w:szCs w:val="24"/>
        </w:rPr>
      </w:pPr>
      <w:r>
        <w:rPr>
          <w:rFonts w:hint="eastAsia" w:ascii="宋体" w:hAnsi="宋体" w:eastAsia="宋体" w:cs="宋体"/>
          <w:szCs w:val="24"/>
        </w:rPr>
        <w:t>符合招标文件和投标承诺中甲方认可的合理最佳配置、参数及各项要求；</w:t>
      </w:r>
    </w:p>
    <w:p w14:paraId="74B9D6C4">
      <w:pPr>
        <w:numPr>
          <w:ilvl w:val="0"/>
          <w:numId w:val="29"/>
        </w:numPr>
        <w:autoSpaceDE w:val="0"/>
        <w:autoSpaceDN w:val="0"/>
        <w:spacing w:line="360" w:lineRule="auto"/>
        <w:rPr>
          <w:rFonts w:ascii="宋体" w:hAnsi="宋体" w:eastAsia="宋体" w:cs="宋体"/>
          <w:szCs w:val="24"/>
        </w:rPr>
      </w:pPr>
      <w:r>
        <w:rPr>
          <w:rFonts w:hint="eastAsia" w:ascii="宋体" w:hAnsi="宋体" w:eastAsia="宋体" w:cs="宋体"/>
          <w:szCs w:val="24"/>
        </w:rPr>
        <w:t>货物来源国官方标准。</w:t>
      </w:r>
    </w:p>
    <w:p w14:paraId="34736220">
      <w:pPr>
        <w:numPr>
          <w:ilvl w:val="0"/>
          <w:numId w:val="28"/>
        </w:numPr>
        <w:autoSpaceDE w:val="0"/>
        <w:autoSpaceDN w:val="0"/>
        <w:spacing w:line="360" w:lineRule="auto"/>
        <w:rPr>
          <w:rFonts w:ascii="宋体" w:hAnsi="宋体" w:eastAsia="宋体" w:cs="宋体"/>
          <w:szCs w:val="21"/>
        </w:rPr>
      </w:pPr>
      <w:r>
        <w:rPr>
          <w:rFonts w:hint="eastAsia" w:ascii="宋体" w:hAnsi="宋体" w:eastAsia="宋体" w:cs="宋体"/>
          <w:szCs w:val="24"/>
        </w:rPr>
        <w:t>国内货物必须具备出厂合格证及原厂保修卡。</w:t>
      </w:r>
    </w:p>
    <w:p w14:paraId="182558EB">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货物为原厂商未启封全新包装，具出厂合格证，序列号、包装箱号与出厂批号一致，并可</w:t>
      </w:r>
      <w:r>
        <w:rPr>
          <w:rFonts w:hint="eastAsia" w:ascii="宋体" w:hAnsi="宋体" w:eastAsia="宋体" w:cs="宋体"/>
          <w:szCs w:val="24"/>
          <w:lang w:eastAsia="zh-CN"/>
        </w:rPr>
        <w:t>追溯</w:t>
      </w:r>
      <w:r>
        <w:rPr>
          <w:rFonts w:hint="eastAsia" w:ascii="宋体" w:hAnsi="宋体" w:eastAsia="宋体" w:cs="宋体"/>
          <w:szCs w:val="24"/>
        </w:rPr>
        <w:t>查阅。所有随设备的附件必须齐全。</w:t>
      </w:r>
    </w:p>
    <w:p w14:paraId="36C2D046">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乙方将货物的用户手册、保修手册、有关单证资料及备品备件、随机工具等交付给甲方，使用操作及安全须知等重要资料应附有中文说明。</w:t>
      </w:r>
    </w:p>
    <w:p w14:paraId="54300DD1">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货物验收所发生的检验费用由乙方负担。</w:t>
      </w:r>
    </w:p>
    <w:p w14:paraId="374DBC08">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设备到货并经乙方技术人员安装后，甲方有权委托中国有资格的单位对上述设备进行校准或检验。</w:t>
      </w:r>
    </w:p>
    <w:p w14:paraId="02D08FC8">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甲方组成验收小组，按照采购合同规定的技术、服务、安全标准组织对乙方履约情况进行验收。因货物质量问题发生争议时，由甲方本地质量技术监督部门鉴定。货物符合质量技术标准的，鉴定费由甲方承担；否则鉴定费由乙方承担。</w:t>
      </w:r>
    </w:p>
    <w:p w14:paraId="3AC25650">
      <w:pPr>
        <w:numPr>
          <w:ilvl w:val="0"/>
          <w:numId w:val="28"/>
        </w:numPr>
        <w:autoSpaceDE w:val="0"/>
        <w:autoSpaceDN w:val="0"/>
        <w:spacing w:line="360" w:lineRule="auto"/>
        <w:rPr>
          <w:rFonts w:ascii="宋体" w:hAnsi="宋体" w:eastAsia="宋体" w:cs="宋体"/>
          <w:szCs w:val="24"/>
        </w:rPr>
      </w:pPr>
      <w:r>
        <w:rPr>
          <w:rFonts w:hint="eastAsia" w:ascii="宋体" w:hAnsi="宋体" w:eastAsia="宋体" w:cs="宋体"/>
          <w:szCs w:val="24"/>
        </w:rPr>
        <w:t>当出现不合格产品时，乙方要无条件更换合格产品。除甲方认可，否则不接受任何形式的降格处理。</w:t>
      </w:r>
    </w:p>
    <w:p w14:paraId="572DFBC3">
      <w:pPr>
        <w:numPr>
          <w:ilvl w:val="0"/>
          <w:numId w:val="28"/>
        </w:numPr>
        <w:autoSpaceDE w:val="0"/>
        <w:autoSpaceDN w:val="0"/>
        <w:spacing w:line="360" w:lineRule="auto"/>
        <w:rPr>
          <w:rFonts w:ascii="宋体" w:hAnsi="宋体" w:eastAsia="宋体" w:cs="宋体"/>
          <w:szCs w:val="24"/>
        </w:rPr>
      </w:pPr>
      <w:r>
        <w:rPr>
          <w:rFonts w:hint="eastAsia" w:ascii="宋体" w:hAnsi="宋体" w:eastAsia="宋体" w:cs="Times New Roman"/>
          <w:color w:val="000000"/>
          <w:kern w:val="0"/>
          <w:szCs w:val="24"/>
        </w:rPr>
        <w:t>验收期限：全部货物到货后</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天内完成项目验收。</w:t>
      </w:r>
    </w:p>
    <w:p w14:paraId="6D299C3E">
      <w:pPr>
        <w:numPr>
          <w:ilvl w:val="0"/>
          <w:numId w:val="22"/>
        </w:numPr>
        <w:spacing w:line="360" w:lineRule="auto"/>
        <w:rPr>
          <w:rFonts w:ascii="宋体" w:hAnsi="宋体" w:eastAsia="宋体" w:cs="宋体"/>
          <w:b/>
          <w:szCs w:val="21"/>
        </w:rPr>
      </w:pPr>
      <w:r>
        <w:rPr>
          <w:rFonts w:hint="eastAsia" w:ascii="宋体" w:hAnsi="宋体" w:eastAsia="宋体" w:cs="宋体"/>
          <w:b/>
          <w:szCs w:val="21"/>
        </w:rPr>
        <w:t>违约责任与赔偿损失</w:t>
      </w:r>
    </w:p>
    <w:p w14:paraId="2B9D6EC5">
      <w:pPr>
        <w:numPr>
          <w:ilvl w:val="0"/>
          <w:numId w:val="30"/>
        </w:numPr>
        <w:autoSpaceDE w:val="0"/>
        <w:autoSpaceDN w:val="0"/>
        <w:spacing w:line="360" w:lineRule="auto"/>
        <w:rPr>
          <w:rFonts w:ascii="宋体" w:hAnsi="宋体" w:eastAsia="宋体" w:cs="宋体"/>
          <w:szCs w:val="24"/>
        </w:rPr>
      </w:pPr>
      <w:r>
        <w:rPr>
          <w:rFonts w:hint="eastAsia" w:ascii="宋体" w:hAnsi="宋体" w:eastAsia="宋体" w:cs="宋体"/>
          <w:szCs w:val="24"/>
        </w:rPr>
        <w:t>乙方交付的货物不符合招标文件、投标文件或本合同规定的，甲方有权拒收，并且乙方须向甲方支付本合同总价5%的违约金。</w:t>
      </w:r>
    </w:p>
    <w:p w14:paraId="1587D59E">
      <w:pPr>
        <w:numPr>
          <w:ilvl w:val="0"/>
          <w:numId w:val="30"/>
        </w:numPr>
        <w:autoSpaceDE w:val="0"/>
        <w:autoSpaceDN w:val="0"/>
        <w:spacing w:line="360" w:lineRule="auto"/>
        <w:rPr>
          <w:rFonts w:ascii="宋体" w:hAnsi="宋体" w:eastAsia="宋体" w:cs="宋体"/>
          <w:szCs w:val="24"/>
        </w:rPr>
      </w:pPr>
      <w:r>
        <w:rPr>
          <w:rFonts w:hint="eastAsia" w:ascii="宋体" w:hAnsi="宋体" w:eastAsia="宋体" w:cs="宋体"/>
          <w:szCs w:val="24"/>
        </w:rPr>
        <w:t>乙方未能按本合同规定的交货时间交付货物的，从逾期之日起每日按本合同总价3‰的数额向甲方支付违约金；逾期半个月以上的，甲方有权终止合同，由此造成的甲方经济损失由乙方承担。</w:t>
      </w:r>
    </w:p>
    <w:p w14:paraId="613718FA">
      <w:pPr>
        <w:numPr>
          <w:ilvl w:val="0"/>
          <w:numId w:val="30"/>
        </w:numPr>
        <w:autoSpaceDE w:val="0"/>
        <w:autoSpaceDN w:val="0"/>
        <w:spacing w:line="360" w:lineRule="auto"/>
        <w:rPr>
          <w:rFonts w:ascii="宋体" w:hAnsi="宋体" w:eastAsia="宋体" w:cs="宋体"/>
          <w:szCs w:val="24"/>
        </w:rPr>
      </w:pPr>
      <w:r>
        <w:rPr>
          <w:rFonts w:hint="eastAsia" w:ascii="宋体" w:hAnsi="宋体" w:eastAsia="宋体" w:cs="宋体"/>
          <w:szCs w:val="24"/>
        </w:rPr>
        <w:t>甲方无正当理由拒收货物，不按合同约定付款的，甲方向乙方偿付本合同总价5%的违约金。甲方逾期未按合同约定时间支付款项的，则每日按本合同总价的3‰向乙方偿付违约金。</w:t>
      </w:r>
    </w:p>
    <w:p w14:paraId="6848B48B">
      <w:pPr>
        <w:numPr>
          <w:ilvl w:val="0"/>
          <w:numId w:val="30"/>
        </w:numPr>
        <w:autoSpaceDE w:val="0"/>
        <w:autoSpaceDN w:val="0"/>
        <w:spacing w:line="360" w:lineRule="auto"/>
        <w:rPr>
          <w:rFonts w:ascii="宋体" w:hAnsi="宋体" w:eastAsia="宋体" w:cs="宋体"/>
          <w:szCs w:val="24"/>
        </w:rPr>
      </w:pPr>
      <w:r>
        <w:rPr>
          <w:rFonts w:hint="eastAsia" w:ascii="宋体" w:hAnsi="宋体" w:eastAsia="宋体" w:cs="宋体"/>
          <w:szCs w:val="24"/>
        </w:rPr>
        <w:t>乙方如没有按合同规定履行售后服务承诺，甲方可由第三方单位进行修复，其费用全部由乙方支付，否则，追究乙方违约的法律责任。</w:t>
      </w:r>
    </w:p>
    <w:p w14:paraId="7DF45466">
      <w:pPr>
        <w:numPr>
          <w:ilvl w:val="0"/>
          <w:numId w:val="30"/>
        </w:numPr>
        <w:autoSpaceDE w:val="0"/>
        <w:autoSpaceDN w:val="0"/>
        <w:spacing w:line="360" w:lineRule="auto"/>
        <w:rPr>
          <w:rFonts w:ascii="宋体" w:hAnsi="宋体" w:eastAsia="宋体" w:cs="宋体"/>
          <w:szCs w:val="24"/>
        </w:rPr>
      </w:pPr>
      <w:r>
        <w:rPr>
          <w:rFonts w:hint="eastAsia" w:ascii="宋体" w:hAnsi="宋体" w:eastAsia="宋体" w:cs="宋体"/>
          <w:szCs w:val="24"/>
        </w:rPr>
        <w:t>因甲方原因导致变更、中止或者终止政府采购合同的，甲方对乙方受到的损失予以赔偿或者补偿，赔偿或者补偿金额为：</w:t>
      </w:r>
      <w:r>
        <w:rPr>
          <w:rFonts w:hint="eastAsia" w:ascii="宋体" w:hAnsi="宋体" w:eastAsia="宋体" w:cs="宋体"/>
          <w:szCs w:val="24"/>
          <w:u w:val="single"/>
        </w:rPr>
        <w:t>本合同总价的 %</w:t>
      </w:r>
      <w:r>
        <w:rPr>
          <w:rFonts w:hint="eastAsia" w:ascii="宋体" w:hAnsi="宋体" w:eastAsia="宋体" w:cs="宋体"/>
          <w:szCs w:val="24"/>
        </w:rPr>
        <w:t>。</w:t>
      </w:r>
    </w:p>
    <w:p w14:paraId="17CB39A4">
      <w:pPr>
        <w:numPr>
          <w:ilvl w:val="0"/>
          <w:numId w:val="30"/>
        </w:numPr>
        <w:autoSpaceDE w:val="0"/>
        <w:autoSpaceDN w:val="0"/>
        <w:spacing w:line="360" w:lineRule="auto"/>
        <w:rPr>
          <w:rFonts w:ascii="宋体" w:hAnsi="宋体" w:eastAsia="宋体" w:cs="宋体"/>
          <w:szCs w:val="24"/>
        </w:rPr>
      </w:pPr>
      <w:r>
        <w:rPr>
          <w:rFonts w:hint="eastAsia" w:ascii="宋体" w:hAnsi="宋体" w:eastAsia="宋体" w:cs="宋体"/>
          <w:szCs w:val="24"/>
        </w:rPr>
        <w:t>其它违约责任按《中华人民共和国民法典》处理。</w:t>
      </w:r>
    </w:p>
    <w:p w14:paraId="0F573A52">
      <w:pPr>
        <w:numPr>
          <w:ilvl w:val="0"/>
          <w:numId w:val="22"/>
        </w:numPr>
        <w:spacing w:line="360" w:lineRule="auto"/>
        <w:rPr>
          <w:rFonts w:ascii="宋体" w:hAnsi="宋体" w:eastAsia="宋体" w:cs="宋体"/>
          <w:b/>
          <w:szCs w:val="21"/>
        </w:rPr>
      </w:pPr>
      <w:bookmarkStart w:id="10" w:name="_Toc385940892"/>
      <w:r>
        <w:rPr>
          <w:rFonts w:hint="eastAsia" w:ascii="宋体" w:hAnsi="宋体" w:eastAsia="宋体" w:cs="宋体"/>
          <w:b/>
          <w:szCs w:val="21"/>
        </w:rPr>
        <w:t>履约保证金</w:t>
      </w:r>
      <w:bookmarkEnd w:id="10"/>
    </w:p>
    <w:p w14:paraId="55EAC030">
      <w:pPr>
        <w:autoSpaceDE w:val="0"/>
        <w:autoSpaceDN w:val="0"/>
        <w:spacing w:line="360" w:lineRule="auto"/>
        <w:ind w:left="818" w:leftChars="200" w:hanging="398" w:hangingChars="189"/>
        <w:rPr>
          <w:rFonts w:ascii="宋体" w:hAnsi="宋体" w:eastAsia="宋体" w:cs="宋体"/>
          <w:b/>
          <w:szCs w:val="21"/>
        </w:rPr>
      </w:pPr>
      <w:r>
        <w:rPr>
          <w:rFonts w:hint="eastAsia" w:ascii="宋体" w:hAnsi="宋体" w:eastAsia="宋体" w:cs="宋体"/>
          <w:b/>
          <w:szCs w:val="21"/>
        </w:rPr>
        <w:t>（按照采购需求要求）</w:t>
      </w:r>
    </w:p>
    <w:p w14:paraId="206E6988">
      <w:pPr>
        <w:numPr>
          <w:ilvl w:val="0"/>
          <w:numId w:val="22"/>
        </w:numPr>
        <w:spacing w:line="360" w:lineRule="auto"/>
        <w:rPr>
          <w:rFonts w:ascii="宋体" w:hAnsi="宋体" w:eastAsia="宋体" w:cs="宋体"/>
          <w:b/>
          <w:szCs w:val="21"/>
        </w:rPr>
      </w:pPr>
      <w:r>
        <w:rPr>
          <w:rFonts w:hint="eastAsia" w:ascii="宋体" w:hAnsi="宋体" w:eastAsia="宋体" w:cs="宋体"/>
          <w:b/>
          <w:szCs w:val="21"/>
        </w:rPr>
        <w:t>争议的解决</w:t>
      </w:r>
    </w:p>
    <w:p w14:paraId="3786D78F">
      <w:pPr>
        <w:autoSpaceDE w:val="0"/>
        <w:autoSpaceDN w:val="0"/>
        <w:spacing w:line="360" w:lineRule="auto"/>
        <w:ind w:left="113" w:leftChars="54" w:firstLine="420" w:firstLineChars="200"/>
        <w:rPr>
          <w:rFonts w:ascii="宋体" w:hAnsi="宋体" w:eastAsia="宋体" w:cs="宋体"/>
          <w:szCs w:val="24"/>
        </w:rPr>
      </w:pPr>
      <w:r>
        <w:rPr>
          <w:rFonts w:hint="eastAsia" w:ascii="宋体" w:hAnsi="宋体" w:eastAsia="宋体" w:cs="宋体"/>
          <w:szCs w:val="24"/>
        </w:rPr>
        <w:t>合同执行过程中发生的任何争议，双方应通过友好协商解决，若经协商不能达成协议时，则向甲方所在地有管辖权的人民法院提起诉讼。诉讼期间，双方应继续执行合同其余部分。</w:t>
      </w:r>
    </w:p>
    <w:p w14:paraId="646DCBFE">
      <w:pPr>
        <w:numPr>
          <w:ilvl w:val="0"/>
          <w:numId w:val="22"/>
        </w:numPr>
        <w:spacing w:line="360" w:lineRule="auto"/>
        <w:rPr>
          <w:rFonts w:ascii="宋体" w:hAnsi="宋体" w:eastAsia="宋体" w:cs="宋体"/>
          <w:b/>
          <w:szCs w:val="21"/>
        </w:rPr>
      </w:pPr>
      <w:r>
        <w:rPr>
          <w:rFonts w:hint="eastAsia" w:ascii="宋体" w:hAnsi="宋体" w:eastAsia="宋体" w:cs="宋体"/>
          <w:b/>
          <w:szCs w:val="21"/>
        </w:rPr>
        <w:t>不可抗力</w:t>
      </w:r>
    </w:p>
    <w:p w14:paraId="43800429">
      <w:pPr>
        <w:autoSpaceDE w:val="0"/>
        <w:autoSpaceDN w:val="0"/>
        <w:spacing w:line="360" w:lineRule="auto"/>
        <w:ind w:left="113" w:leftChars="54" w:firstLine="420" w:firstLineChars="200"/>
        <w:rPr>
          <w:rFonts w:ascii="宋体" w:hAnsi="宋体" w:eastAsia="宋体" w:cs="宋体"/>
          <w:szCs w:val="24"/>
        </w:rPr>
      </w:pPr>
      <w:r>
        <w:rPr>
          <w:rFonts w:hint="eastAsia" w:ascii="宋体" w:hAnsi="宋体" w:eastAsia="宋体" w:cs="宋体"/>
          <w:szCs w:val="24"/>
        </w:rPr>
        <w:t>任何一方由于不可抗力原因不能履行合同时，应在不可抗力事件结束后1日内向对方通报，以减轻可能给对方造成的损失，在取得有关机构的不可抗力证明或双方谅解确认后，允许延期履行或修订合同，并根据情况可部分或全部免于承担违约责任。</w:t>
      </w:r>
    </w:p>
    <w:p w14:paraId="6965817B">
      <w:pPr>
        <w:numPr>
          <w:ilvl w:val="0"/>
          <w:numId w:val="22"/>
        </w:numPr>
        <w:spacing w:line="360" w:lineRule="auto"/>
        <w:rPr>
          <w:rFonts w:ascii="宋体" w:hAnsi="宋体" w:eastAsia="宋体" w:cs="宋体"/>
          <w:b/>
          <w:szCs w:val="21"/>
        </w:rPr>
      </w:pPr>
      <w:r>
        <w:rPr>
          <w:rFonts w:hint="eastAsia" w:ascii="宋体" w:hAnsi="宋体" w:eastAsia="宋体" w:cs="宋体"/>
          <w:b/>
          <w:szCs w:val="21"/>
        </w:rPr>
        <w:t>税费</w:t>
      </w:r>
    </w:p>
    <w:p w14:paraId="6875ABDC">
      <w:pPr>
        <w:autoSpaceDE w:val="0"/>
        <w:autoSpaceDN w:val="0"/>
        <w:spacing w:line="360" w:lineRule="auto"/>
        <w:ind w:left="113" w:leftChars="54" w:firstLine="420" w:firstLineChars="200"/>
        <w:rPr>
          <w:rFonts w:ascii="宋体" w:hAnsi="宋体" w:eastAsia="宋体" w:cs="宋体"/>
          <w:szCs w:val="21"/>
        </w:rPr>
      </w:pPr>
      <w:r>
        <w:rPr>
          <w:rFonts w:hint="eastAsia" w:ascii="宋体" w:hAnsi="宋体" w:eastAsia="宋体" w:cs="宋体"/>
          <w:szCs w:val="21"/>
        </w:rPr>
        <w:t>在中国境内、外发生的与本合同执行有关的一切税费均由乙方负担。</w:t>
      </w:r>
    </w:p>
    <w:p w14:paraId="2C39AE77">
      <w:pPr>
        <w:numPr>
          <w:ilvl w:val="0"/>
          <w:numId w:val="22"/>
        </w:numPr>
        <w:spacing w:line="360" w:lineRule="auto"/>
        <w:rPr>
          <w:rFonts w:ascii="宋体" w:hAnsi="宋体" w:eastAsia="宋体" w:cs="宋体"/>
          <w:b/>
          <w:szCs w:val="21"/>
        </w:rPr>
      </w:pPr>
      <w:r>
        <w:rPr>
          <w:rFonts w:hint="eastAsia" w:ascii="宋体" w:hAnsi="宋体" w:eastAsia="宋体" w:cs="宋体"/>
          <w:b/>
          <w:szCs w:val="21"/>
        </w:rPr>
        <w:t>其它</w:t>
      </w:r>
    </w:p>
    <w:p w14:paraId="2D8F0E12">
      <w:pPr>
        <w:numPr>
          <w:ilvl w:val="0"/>
          <w:numId w:val="31"/>
        </w:numPr>
        <w:autoSpaceDE w:val="0"/>
        <w:autoSpaceDN w:val="0"/>
        <w:spacing w:line="360" w:lineRule="auto"/>
        <w:rPr>
          <w:rFonts w:ascii="宋体" w:hAnsi="宋体" w:eastAsia="宋体" w:cs="宋体"/>
          <w:szCs w:val="21"/>
        </w:rPr>
      </w:pPr>
      <w:r>
        <w:rPr>
          <w:rFonts w:hint="eastAsia" w:ascii="宋体" w:hAnsi="宋体" w:eastAsia="宋体" w:cs="宋体"/>
          <w:szCs w:val="21"/>
        </w:rPr>
        <w:t>本合同所有附件、招标文件、投标文件、中标通知书均为合同的有效组成部分，与本合同具有同等法律效力。</w:t>
      </w:r>
    </w:p>
    <w:p w14:paraId="482ABD01">
      <w:pPr>
        <w:numPr>
          <w:ilvl w:val="0"/>
          <w:numId w:val="31"/>
        </w:numPr>
        <w:autoSpaceDE w:val="0"/>
        <w:autoSpaceDN w:val="0"/>
        <w:spacing w:line="360" w:lineRule="auto"/>
        <w:rPr>
          <w:rFonts w:ascii="宋体" w:hAnsi="宋体" w:eastAsia="宋体" w:cs="宋体"/>
          <w:szCs w:val="21"/>
        </w:rPr>
      </w:pPr>
      <w:r>
        <w:rPr>
          <w:rFonts w:hint="eastAsia" w:ascii="宋体" w:hAnsi="宋体" w:eastAsia="宋体" w:cs="宋体"/>
          <w:szCs w:val="21"/>
        </w:rPr>
        <w:t>在执行本合同的过程中，所有经双方签署确认的文件（包括会议纪要、补充协议、往来信函）即成为本合同的有效组成部分。</w:t>
      </w:r>
    </w:p>
    <w:p w14:paraId="6C21A3E9">
      <w:pPr>
        <w:numPr>
          <w:ilvl w:val="0"/>
          <w:numId w:val="31"/>
        </w:numPr>
        <w:autoSpaceDE w:val="0"/>
        <w:autoSpaceDN w:val="0"/>
        <w:spacing w:line="360" w:lineRule="auto"/>
        <w:rPr>
          <w:rFonts w:ascii="宋体" w:hAnsi="宋体" w:eastAsia="宋体" w:cs="宋体"/>
          <w:szCs w:val="21"/>
        </w:rPr>
      </w:pPr>
      <w:r>
        <w:rPr>
          <w:rFonts w:hint="eastAsia" w:ascii="宋体" w:hAnsi="宋体" w:eastAsia="宋体" w:cs="宋体"/>
          <w:szCs w:val="21"/>
        </w:rPr>
        <w:t xml:space="preserve">如一方地址、电话、传真号码有变更，应在变更当日内书面通知对方，否则，应承担相应责任。 </w:t>
      </w:r>
    </w:p>
    <w:p w14:paraId="62E25CB4">
      <w:pPr>
        <w:numPr>
          <w:ilvl w:val="0"/>
          <w:numId w:val="31"/>
        </w:numPr>
        <w:autoSpaceDE w:val="0"/>
        <w:autoSpaceDN w:val="0"/>
        <w:spacing w:line="360" w:lineRule="auto"/>
        <w:rPr>
          <w:rFonts w:ascii="宋体" w:hAnsi="宋体" w:eastAsia="宋体" w:cs="宋体"/>
          <w:szCs w:val="21"/>
        </w:rPr>
      </w:pPr>
      <w:r>
        <w:rPr>
          <w:rFonts w:hint="eastAsia" w:ascii="宋体" w:hAnsi="宋体" w:eastAsia="宋体" w:cs="宋体"/>
          <w:szCs w:val="21"/>
        </w:rPr>
        <w:t>除甲方事先书面同意外，乙方不得部分或全部转让其应履行的合同项下的义务。</w:t>
      </w:r>
    </w:p>
    <w:p w14:paraId="2FC9DE6A">
      <w:pPr>
        <w:numPr>
          <w:ilvl w:val="0"/>
          <w:numId w:val="22"/>
        </w:numPr>
        <w:spacing w:line="360" w:lineRule="auto"/>
        <w:rPr>
          <w:rFonts w:ascii="宋体" w:hAnsi="宋体" w:eastAsia="宋体" w:cs="宋体"/>
          <w:b/>
          <w:szCs w:val="21"/>
        </w:rPr>
      </w:pPr>
      <w:r>
        <w:rPr>
          <w:rFonts w:hint="eastAsia" w:ascii="宋体" w:hAnsi="宋体" w:eastAsia="宋体" w:cs="宋体"/>
          <w:b/>
          <w:szCs w:val="21"/>
        </w:rPr>
        <w:t>合同生效</w:t>
      </w:r>
    </w:p>
    <w:p w14:paraId="3BDCFF29">
      <w:pPr>
        <w:numPr>
          <w:ilvl w:val="0"/>
          <w:numId w:val="32"/>
        </w:numPr>
        <w:autoSpaceDE w:val="0"/>
        <w:autoSpaceDN w:val="0"/>
        <w:spacing w:line="360" w:lineRule="auto"/>
        <w:rPr>
          <w:rFonts w:ascii="宋体" w:hAnsi="宋体" w:eastAsia="宋体" w:cs="宋体"/>
          <w:szCs w:val="21"/>
        </w:rPr>
      </w:pPr>
      <w:r>
        <w:rPr>
          <w:rFonts w:hint="eastAsia" w:ascii="宋体" w:hAnsi="宋体" w:eastAsia="宋体" w:cs="宋体"/>
          <w:szCs w:val="21"/>
        </w:rPr>
        <w:t>本合同在乙方提交履约保证金并甲乙双方法人代表或其授权代表签字盖章后生效。如果不需要提交履约保证金的则甲乙双方法人代表或其授权代表签字并盖章后生效。合同生效日期以后一个签字的日期为准。</w:t>
      </w:r>
    </w:p>
    <w:p w14:paraId="5EDAD898">
      <w:pPr>
        <w:numPr>
          <w:ilvl w:val="0"/>
          <w:numId w:val="32"/>
        </w:numPr>
        <w:autoSpaceDE w:val="0"/>
        <w:autoSpaceDN w:val="0"/>
        <w:spacing w:line="360" w:lineRule="auto"/>
        <w:rPr>
          <w:rFonts w:ascii="宋体" w:hAnsi="宋体" w:eastAsia="宋体" w:cs="宋体"/>
          <w:szCs w:val="21"/>
        </w:rPr>
      </w:pPr>
      <w:r>
        <w:rPr>
          <w:rFonts w:hint="eastAsia" w:ascii="宋体" w:hAnsi="宋体" w:eastAsia="宋体" w:cs="宋体"/>
          <w:szCs w:val="21"/>
        </w:rPr>
        <w:t>合同一式</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4"/>
        </w:rPr>
        <w:t>甲、乙双方各执</w:t>
      </w:r>
      <w:r>
        <w:rPr>
          <w:rFonts w:hint="eastAsia" w:ascii="宋体" w:hAnsi="宋体" w:eastAsia="宋体" w:cs="宋体"/>
          <w:szCs w:val="24"/>
          <w:u w:val="single"/>
        </w:rPr>
        <w:t xml:space="preserve">    </w:t>
      </w:r>
      <w:r>
        <w:rPr>
          <w:rFonts w:hint="eastAsia" w:ascii="宋体" w:hAnsi="宋体" w:eastAsia="宋体" w:cs="宋体"/>
          <w:szCs w:val="24"/>
        </w:rPr>
        <w:t>份，采购代理机构壹份，具同等法律效力。</w:t>
      </w:r>
    </w:p>
    <w:p w14:paraId="2FE860F5">
      <w:pPr>
        <w:autoSpaceDE w:val="0"/>
        <w:autoSpaceDN w:val="0"/>
        <w:spacing w:line="360" w:lineRule="auto"/>
        <w:ind w:left="823" w:hanging="823" w:hangingChars="392"/>
        <w:rPr>
          <w:rFonts w:ascii="宋体" w:hAnsi="宋体" w:eastAsia="宋体" w:cs="宋体"/>
          <w:szCs w:val="21"/>
        </w:rPr>
      </w:pPr>
      <w:r>
        <w:rPr>
          <w:rFonts w:hint="eastAsia" w:ascii="宋体" w:hAnsi="宋体" w:eastAsia="宋体" w:cs="宋体"/>
          <w:szCs w:val="21"/>
        </w:rPr>
        <w:t>（以下无正文）</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9"/>
        <w:gridCol w:w="5351"/>
      </w:tblGrid>
      <w:tr w14:paraId="1526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19" w:type="dxa"/>
          </w:tcPr>
          <w:p w14:paraId="0373C82F">
            <w:pPr>
              <w:spacing w:line="360" w:lineRule="auto"/>
              <w:rPr>
                <w:rFonts w:asciiTheme="minorEastAsia" w:hAnsiTheme="minorEastAsia"/>
                <w:color w:val="FF0000"/>
              </w:rPr>
            </w:pPr>
            <w:r>
              <w:rPr>
                <w:rFonts w:hint="eastAsia" w:asciiTheme="minorEastAsia" w:hAnsiTheme="minorEastAsia"/>
                <w:color w:val="FF0000"/>
              </w:rPr>
              <w:t>甲方（公章）：</w:t>
            </w:r>
            <w:r>
              <w:rPr>
                <w:rFonts w:asciiTheme="minorEastAsia" w:hAnsiTheme="minorEastAsia"/>
                <w:color w:val="FF0000"/>
              </w:rPr>
              <w:t xml:space="preserve"> </w:t>
            </w:r>
          </w:p>
          <w:p w14:paraId="62D19D38">
            <w:pPr>
              <w:spacing w:line="360" w:lineRule="auto"/>
              <w:rPr>
                <w:rFonts w:asciiTheme="minorEastAsia" w:hAnsiTheme="minorEastAsia"/>
                <w:color w:val="FF0000"/>
              </w:rPr>
            </w:pPr>
            <w:r>
              <w:rPr>
                <w:rFonts w:hint="eastAsia" w:asciiTheme="minorEastAsia" w:hAnsiTheme="minorEastAsia"/>
                <w:color w:val="FF0000"/>
              </w:rPr>
              <w:t>联系人：</w:t>
            </w:r>
          </w:p>
          <w:p w14:paraId="130AC7CE">
            <w:pPr>
              <w:spacing w:line="360" w:lineRule="auto"/>
              <w:rPr>
                <w:rFonts w:asciiTheme="minorEastAsia" w:hAnsiTheme="minorEastAsia"/>
                <w:color w:val="FF0000"/>
              </w:rPr>
            </w:pPr>
            <w:r>
              <w:rPr>
                <w:rFonts w:hint="eastAsia" w:asciiTheme="minorEastAsia" w:hAnsiTheme="minorEastAsia"/>
                <w:color w:val="FF0000"/>
              </w:rPr>
              <w:t>开户名称：</w:t>
            </w:r>
          </w:p>
          <w:p w14:paraId="5692CAB9">
            <w:pPr>
              <w:spacing w:line="360" w:lineRule="auto"/>
              <w:rPr>
                <w:rFonts w:asciiTheme="minorEastAsia" w:hAnsiTheme="minorEastAsia"/>
                <w:color w:val="FF0000"/>
              </w:rPr>
            </w:pPr>
            <w:r>
              <w:rPr>
                <w:rFonts w:hint="eastAsia" w:asciiTheme="minorEastAsia" w:hAnsiTheme="minorEastAsia"/>
                <w:color w:val="FF0000"/>
              </w:rPr>
              <w:t>开户银行：</w:t>
            </w:r>
          </w:p>
          <w:p w14:paraId="121814BA">
            <w:pPr>
              <w:spacing w:line="360" w:lineRule="auto"/>
              <w:rPr>
                <w:rFonts w:asciiTheme="minorEastAsia" w:hAnsiTheme="minorEastAsia"/>
                <w:color w:val="FF0000"/>
              </w:rPr>
            </w:pPr>
            <w:r>
              <w:rPr>
                <w:rFonts w:hint="eastAsia" w:asciiTheme="minorEastAsia" w:hAnsiTheme="minorEastAsia"/>
                <w:color w:val="FF0000"/>
              </w:rPr>
              <w:t>银行账号：</w:t>
            </w:r>
          </w:p>
          <w:p w14:paraId="09293FBB">
            <w:pPr>
              <w:spacing w:line="360" w:lineRule="auto"/>
              <w:rPr>
                <w:rFonts w:asciiTheme="minorEastAsia" w:hAnsiTheme="minorEastAsia"/>
                <w:color w:val="FF0000"/>
              </w:rPr>
            </w:pPr>
            <w:r>
              <w:rPr>
                <w:rFonts w:hint="eastAsia" w:asciiTheme="minorEastAsia" w:hAnsiTheme="minorEastAsia"/>
                <w:color w:val="FF0000"/>
              </w:rPr>
              <w:t>纳税人识别号：</w:t>
            </w:r>
          </w:p>
          <w:p w14:paraId="6B30AF44">
            <w:pPr>
              <w:spacing w:line="360" w:lineRule="auto"/>
              <w:rPr>
                <w:rFonts w:asciiTheme="minorEastAsia" w:hAnsiTheme="minorEastAsia"/>
                <w:color w:val="FF0000"/>
              </w:rPr>
            </w:pPr>
            <w:r>
              <w:rPr>
                <w:rFonts w:hint="eastAsia" w:asciiTheme="minorEastAsia" w:hAnsiTheme="minorEastAsia"/>
                <w:color w:val="FF0000"/>
              </w:rPr>
              <w:t>地址：</w:t>
            </w:r>
          </w:p>
          <w:p w14:paraId="4316789B">
            <w:pPr>
              <w:spacing w:line="360" w:lineRule="auto"/>
              <w:rPr>
                <w:rFonts w:asciiTheme="minorEastAsia" w:hAnsiTheme="minorEastAsia"/>
                <w:color w:val="FF0000"/>
              </w:rPr>
            </w:pPr>
            <w:r>
              <w:rPr>
                <w:rFonts w:hint="eastAsia" w:asciiTheme="minorEastAsia" w:hAnsiTheme="minorEastAsia"/>
                <w:color w:val="FF0000"/>
              </w:rPr>
              <w:t>联系方式：</w:t>
            </w:r>
          </w:p>
          <w:p w14:paraId="1F6ABC86">
            <w:pPr>
              <w:spacing w:line="360" w:lineRule="auto"/>
              <w:rPr>
                <w:rFonts w:asciiTheme="minorEastAsia" w:hAnsiTheme="minorEastAsia"/>
                <w:color w:val="FF0000"/>
              </w:rPr>
            </w:pPr>
            <w:r>
              <w:rPr>
                <w:rFonts w:hint="eastAsia" w:asciiTheme="minorEastAsia" w:hAnsiTheme="minorEastAsia"/>
                <w:color w:val="FF0000"/>
              </w:rPr>
              <w:t>传真：</w:t>
            </w:r>
          </w:p>
          <w:p w14:paraId="62D86C47">
            <w:pPr>
              <w:spacing w:line="360" w:lineRule="auto"/>
              <w:rPr>
                <w:rFonts w:asciiTheme="minorEastAsia" w:hAnsiTheme="minorEastAsia"/>
                <w:color w:val="FF0000"/>
              </w:rPr>
            </w:pPr>
          </w:p>
        </w:tc>
        <w:tc>
          <w:tcPr>
            <w:tcW w:w="5351" w:type="dxa"/>
          </w:tcPr>
          <w:p w14:paraId="638571A2">
            <w:pPr>
              <w:spacing w:line="360" w:lineRule="auto"/>
              <w:rPr>
                <w:rFonts w:asciiTheme="minorEastAsia" w:hAnsiTheme="minorEastAsia"/>
                <w:color w:val="FF0000"/>
              </w:rPr>
            </w:pPr>
            <w:r>
              <w:rPr>
                <w:rFonts w:hint="eastAsia" w:asciiTheme="minorEastAsia" w:hAnsiTheme="minorEastAsia"/>
                <w:color w:val="FF0000"/>
              </w:rPr>
              <w:t>乙方（公章）：</w:t>
            </w:r>
            <w:r>
              <w:rPr>
                <w:rFonts w:asciiTheme="minorEastAsia" w:hAnsiTheme="minorEastAsia"/>
                <w:color w:val="FF0000"/>
              </w:rPr>
              <w:t xml:space="preserve"> </w:t>
            </w:r>
          </w:p>
          <w:p w14:paraId="5F91A5A8">
            <w:pPr>
              <w:spacing w:line="360" w:lineRule="auto"/>
              <w:rPr>
                <w:rFonts w:asciiTheme="minorEastAsia" w:hAnsiTheme="minorEastAsia"/>
                <w:color w:val="FF0000"/>
              </w:rPr>
            </w:pPr>
            <w:r>
              <w:rPr>
                <w:rFonts w:hint="eastAsia" w:asciiTheme="minorEastAsia" w:hAnsiTheme="minorEastAsia"/>
                <w:color w:val="FF0000"/>
              </w:rPr>
              <w:t>联系人：</w:t>
            </w:r>
          </w:p>
          <w:p w14:paraId="654E25F9">
            <w:pPr>
              <w:spacing w:line="360" w:lineRule="auto"/>
              <w:rPr>
                <w:rFonts w:asciiTheme="minorEastAsia" w:hAnsiTheme="minorEastAsia"/>
                <w:color w:val="FF0000"/>
              </w:rPr>
            </w:pPr>
            <w:r>
              <w:rPr>
                <w:rFonts w:hint="eastAsia" w:asciiTheme="minorEastAsia" w:hAnsiTheme="minorEastAsia"/>
                <w:color w:val="FF0000"/>
              </w:rPr>
              <w:t>供应商规模：（大型企业/中型企业/小微型企业/其他）</w:t>
            </w:r>
          </w:p>
          <w:p w14:paraId="63B7BDEB">
            <w:pPr>
              <w:spacing w:line="360" w:lineRule="auto"/>
              <w:rPr>
                <w:rFonts w:asciiTheme="minorEastAsia" w:hAnsiTheme="minorEastAsia"/>
                <w:color w:val="FF0000"/>
              </w:rPr>
            </w:pPr>
            <w:r>
              <w:rPr>
                <w:rFonts w:hint="eastAsia" w:asciiTheme="minorEastAsia" w:hAnsiTheme="minorEastAsia"/>
                <w:color w:val="FF0000"/>
              </w:rPr>
              <w:t>供应商特殊性质：（监狱企业/残疾人福利性单位/其他）</w:t>
            </w:r>
          </w:p>
          <w:p w14:paraId="63409B8E">
            <w:pPr>
              <w:spacing w:line="360" w:lineRule="auto"/>
              <w:rPr>
                <w:rFonts w:asciiTheme="minorEastAsia" w:hAnsiTheme="minorEastAsia"/>
                <w:color w:val="FF0000"/>
              </w:rPr>
            </w:pPr>
            <w:r>
              <w:rPr>
                <w:rFonts w:hint="eastAsia" w:asciiTheme="minorEastAsia" w:hAnsiTheme="minorEastAsia"/>
                <w:color w:val="FF0000"/>
              </w:rPr>
              <w:t>开户名称：</w:t>
            </w:r>
          </w:p>
          <w:p w14:paraId="267F1E08">
            <w:pPr>
              <w:spacing w:line="360" w:lineRule="auto"/>
              <w:rPr>
                <w:rFonts w:asciiTheme="minorEastAsia" w:hAnsiTheme="minorEastAsia"/>
                <w:color w:val="FF0000"/>
              </w:rPr>
            </w:pPr>
            <w:r>
              <w:rPr>
                <w:rFonts w:hint="eastAsia" w:asciiTheme="minorEastAsia" w:hAnsiTheme="minorEastAsia"/>
                <w:color w:val="FF0000"/>
              </w:rPr>
              <w:t>开户银行：</w:t>
            </w:r>
          </w:p>
          <w:p w14:paraId="5A007FD0">
            <w:pPr>
              <w:spacing w:line="360" w:lineRule="auto"/>
              <w:rPr>
                <w:rFonts w:asciiTheme="minorEastAsia" w:hAnsiTheme="minorEastAsia"/>
                <w:color w:val="FF0000"/>
              </w:rPr>
            </w:pPr>
            <w:r>
              <w:rPr>
                <w:rFonts w:hint="eastAsia" w:asciiTheme="minorEastAsia" w:hAnsiTheme="minorEastAsia"/>
                <w:color w:val="FF0000"/>
              </w:rPr>
              <w:t>银行账号：</w:t>
            </w:r>
          </w:p>
          <w:p w14:paraId="0540CF6A">
            <w:pPr>
              <w:spacing w:line="360" w:lineRule="auto"/>
              <w:rPr>
                <w:rFonts w:asciiTheme="minorEastAsia" w:hAnsiTheme="minorEastAsia"/>
                <w:color w:val="FF0000"/>
              </w:rPr>
            </w:pPr>
            <w:r>
              <w:rPr>
                <w:rFonts w:hint="eastAsia" w:asciiTheme="minorEastAsia" w:hAnsiTheme="minorEastAsia"/>
                <w:color w:val="FF0000"/>
              </w:rPr>
              <w:t>纳税人识别号：</w:t>
            </w:r>
          </w:p>
          <w:p w14:paraId="77D9AA45">
            <w:pPr>
              <w:spacing w:line="360" w:lineRule="auto"/>
              <w:rPr>
                <w:rFonts w:asciiTheme="minorEastAsia" w:hAnsiTheme="minorEastAsia"/>
                <w:color w:val="FF0000"/>
              </w:rPr>
            </w:pPr>
            <w:r>
              <w:rPr>
                <w:rFonts w:hint="eastAsia" w:asciiTheme="minorEastAsia" w:hAnsiTheme="minorEastAsia"/>
                <w:color w:val="FF0000"/>
              </w:rPr>
              <w:t>供应商所在区域：</w:t>
            </w:r>
          </w:p>
          <w:p w14:paraId="228A88D9">
            <w:pPr>
              <w:spacing w:line="360" w:lineRule="auto"/>
              <w:rPr>
                <w:rFonts w:asciiTheme="minorEastAsia" w:hAnsiTheme="minorEastAsia"/>
                <w:color w:val="FF0000"/>
              </w:rPr>
            </w:pPr>
            <w:r>
              <w:rPr>
                <w:rFonts w:hint="eastAsia" w:asciiTheme="minorEastAsia" w:hAnsiTheme="minorEastAsia"/>
                <w:color w:val="FF0000"/>
              </w:rPr>
              <w:t>地址：</w:t>
            </w:r>
          </w:p>
          <w:p w14:paraId="4BA341DF">
            <w:pPr>
              <w:spacing w:line="360" w:lineRule="auto"/>
              <w:rPr>
                <w:rFonts w:asciiTheme="minorEastAsia" w:hAnsiTheme="minorEastAsia"/>
                <w:color w:val="FF0000"/>
              </w:rPr>
            </w:pPr>
            <w:r>
              <w:rPr>
                <w:rFonts w:hint="eastAsia" w:asciiTheme="minorEastAsia" w:hAnsiTheme="minorEastAsia"/>
                <w:color w:val="FF0000"/>
              </w:rPr>
              <w:t>联系方式：</w:t>
            </w:r>
          </w:p>
          <w:p w14:paraId="59809088">
            <w:pPr>
              <w:spacing w:line="360" w:lineRule="auto"/>
              <w:rPr>
                <w:rFonts w:asciiTheme="minorEastAsia" w:hAnsiTheme="minorEastAsia"/>
                <w:color w:val="FF0000"/>
              </w:rPr>
            </w:pPr>
            <w:r>
              <w:rPr>
                <w:rFonts w:hint="eastAsia" w:asciiTheme="minorEastAsia" w:hAnsiTheme="minorEastAsia"/>
                <w:color w:val="FF0000"/>
              </w:rPr>
              <w:t>传真：</w:t>
            </w:r>
          </w:p>
        </w:tc>
      </w:tr>
    </w:tbl>
    <w:p w14:paraId="1832BC67">
      <w:pPr>
        <w:autoSpaceDE w:val="0"/>
        <w:autoSpaceDN w:val="0"/>
        <w:spacing w:line="360" w:lineRule="auto"/>
        <w:ind w:left="823" w:hanging="823" w:hangingChars="392"/>
        <w:rPr>
          <w:rFonts w:ascii="宋体" w:hAnsi="宋体" w:eastAsia="宋体" w:cs="宋体"/>
          <w:szCs w:val="21"/>
        </w:rPr>
      </w:pPr>
    </w:p>
    <w:p w14:paraId="3D05D529">
      <w:pPr>
        <w:jc w:val="left"/>
        <w:rPr>
          <w:b/>
          <w:sz w:val="30"/>
          <w:szCs w:val="30"/>
        </w:rPr>
      </w:pPr>
      <w:r>
        <w:rPr>
          <w:rFonts w:hint="eastAsia"/>
          <w:b/>
          <w:sz w:val="30"/>
          <w:szCs w:val="30"/>
        </w:rPr>
        <w:t>合同格式二（适用于中华人民共和国关境外提供的货物和服务）</w:t>
      </w:r>
    </w:p>
    <w:p w14:paraId="672A99BF">
      <w:pPr>
        <w:spacing w:line="360" w:lineRule="auto"/>
        <w:jc w:val="center"/>
        <w:rPr>
          <w:rFonts w:ascii="宋体" w:hAnsi="宋体" w:eastAsia="宋体" w:cs="Courier New"/>
          <w:b/>
          <w:bCs/>
          <w:color w:val="000000"/>
          <w:kern w:val="1"/>
          <w:sz w:val="28"/>
          <w:szCs w:val="28"/>
        </w:rPr>
      </w:pPr>
      <w:r>
        <w:rPr>
          <w:rFonts w:hint="eastAsia" w:ascii="宋体" w:hAnsi="宋体" w:eastAsia="宋体" w:cs="Courier New"/>
          <w:b/>
          <w:bCs/>
          <w:color w:val="000000"/>
          <w:kern w:val="1"/>
          <w:sz w:val="28"/>
          <w:szCs w:val="28"/>
        </w:rPr>
        <w:t>采购合同</w:t>
      </w:r>
    </w:p>
    <w:p w14:paraId="16D012F1">
      <w:pPr>
        <w:spacing w:line="360" w:lineRule="auto"/>
        <w:rPr>
          <w:rFonts w:ascii="宋体" w:hAnsi="宋体" w:eastAsia="宋体" w:cs="宋体"/>
          <w:szCs w:val="20"/>
        </w:rPr>
      </w:pPr>
      <w:r>
        <w:rPr>
          <w:rFonts w:hint="eastAsia" w:ascii="宋体" w:hAnsi="宋体" w:eastAsia="宋体" w:cs="宋体"/>
          <w:szCs w:val="20"/>
        </w:rPr>
        <w:t>合同名称：</w:t>
      </w:r>
    </w:p>
    <w:p w14:paraId="3D1BFB6F">
      <w:pPr>
        <w:spacing w:line="360" w:lineRule="auto"/>
        <w:rPr>
          <w:rFonts w:ascii="宋体" w:hAnsi="宋体" w:eastAsia="宋体" w:cs="宋体"/>
          <w:szCs w:val="20"/>
        </w:rPr>
      </w:pPr>
      <w:r>
        <w:rPr>
          <w:rFonts w:hint="eastAsia" w:ascii="宋体" w:hAnsi="宋体" w:eastAsia="宋体" w:cs="宋体"/>
          <w:szCs w:val="20"/>
        </w:rPr>
        <w:t>合同编号：</w:t>
      </w:r>
    </w:p>
    <w:p w14:paraId="411230ED">
      <w:pPr>
        <w:spacing w:line="360" w:lineRule="auto"/>
        <w:rPr>
          <w:rFonts w:ascii="宋体" w:hAnsi="宋体" w:eastAsia="宋体" w:cs="宋体"/>
          <w:szCs w:val="20"/>
        </w:rPr>
      </w:pPr>
      <w:r>
        <w:rPr>
          <w:rFonts w:hint="eastAsia" w:ascii="宋体" w:hAnsi="宋体" w:eastAsia="宋体" w:cs="宋体"/>
          <w:szCs w:val="20"/>
        </w:rPr>
        <w:t>签约地点：</w:t>
      </w:r>
    </w:p>
    <w:p w14:paraId="32922654">
      <w:pPr>
        <w:spacing w:line="360" w:lineRule="auto"/>
        <w:rPr>
          <w:rFonts w:ascii="宋体" w:hAnsi="宋体" w:eastAsia="宋体" w:cs="宋体"/>
          <w:szCs w:val="20"/>
        </w:rPr>
      </w:pPr>
      <w:r>
        <w:rPr>
          <w:rFonts w:hint="eastAsia" w:ascii="宋体" w:hAnsi="宋体" w:eastAsia="宋体" w:cs="宋体"/>
          <w:szCs w:val="20"/>
        </w:rPr>
        <w:t>合同类别：货物</w:t>
      </w:r>
    </w:p>
    <w:p w14:paraId="26EA1CD6">
      <w:pPr>
        <w:spacing w:line="360" w:lineRule="auto"/>
        <w:rPr>
          <w:rFonts w:ascii="宋体" w:hAnsi="宋体" w:eastAsia="宋体" w:cs="宋体"/>
          <w:szCs w:val="20"/>
        </w:rPr>
      </w:pPr>
      <w:r>
        <w:rPr>
          <w:rFonts w:hint="eastAsia" w:ascii="宋体" w:hAnsi="宋体" w:eastAsia="宋体" w:cs="宋体"/>
          <w:szCs w:val="20"/>
        </w:rPr>
        <w:t>签订日期：</w:t>
      </w:r>
    </w:p>
    <w:p w14:paraId="75875EC1">
      <w:pPr>
        <w:spacing w:line="360" w:lineRule="auto"/>
        <w:rPr>
          <w:rFonts w:ascii="宋体" w:hAnsi="宋体" w:eastAsia="宋体" w:cs="宋体"/>
          <w:szCs w:val="20"/>
        </w:rPr>
      </w:pPr>
      <w:r>
        <w:rPr>
          <w:rFonts w:hint="eastAsia" w:ascii="宋体" w:hAnsi="宋体" w:eastAsia="宋体" w:cs="宋体"/>
          <w:szCs w:val="20"/>
        </w:rPr>
        <w:t>签订类型：</w:t>
      </w:r>
      <w:r>
        <w:rPr>
          <w:rFonts w:hint="eastAsia" w:ascii="宋体" w:hAnsi="宋体" w:eastAsia="宋体" w:cs="宋体"/>
          <w:color w:val="FF0000"/>
          <w:szCs w:val="20"/>
        </w:rPr>
        <w:t>单项合同/年度合同</w:t>
      </w:r>
    </w:p>
    <w:p w14:paraId="393F9049">
      <w:pPr>
        <w:spacing w:line="360" w:lineRule="auto"/>
        <w:rPr>
          <w:rFonts w:ascii="宋体" w:hAnsi="宋体" w:eastAsia="宋体" w:cs="宋体"/>
          <w:szCs w:val="20"/>
        </w:rPr>
      </w:pPr>
      <w:r>
        <w:rPr>
          <w:rFonts w:hint="eastAsia" w:ascii="宋体" w:hAnsi="宋体" w:eastAsia="宋体" w:cs="宋体"/>
          <w:szCs w:val="20"/>
        </w:rPr>
        <w:t>合同范本：采购合同</w:t>
      </w:r>
    </w:p>
    <w:p w14:paraId="133C3995">
      <w:pPr>
        <w:spacing w:line="360" w:lineRule="auto"/>
        <w:rPr>
          <w:rFonts w:ascii="宋体" w:hAnsi="宋体" w:eastAsia="宋体" w:cs="宋体"/>
          <w:szCs w:val="20"/>
        </w:rPr>
      </w:pPr>
      <w:r>
        <w:rPr>
          <w:rFonts w:hint="eastAsia" w:ascii="宋体" w:hAnsi="宋体" w:eastAsia="宋体" w:cs="宋体"/>
          <w:szCs w:val="20"/>
        </w:rPr>
        <w:t xml:space="preserve">合同期限： </w:t>
      </w:r>
      <w:r>
        <w:rPr>
          <w:rFonts w:ascii="宋体" w:hAnsi="宋体" w:eastAsia="宋体" w:cs="宋体"/>
          <w:color w:val="FF0000"/>
          <w:szCs w:val="20"/>
        </w:rPr>
        <w:t>20</w:t>
      </w:r>
      <w:r>
        <w:rPr>
          <w:rFonts w:hint="eastAsia" w:ascii="宋体" w:hAnsi="宋体" w:eastAsia="宋体" w:cs="宋体"/>
          <w:color w:val="FF0000"/>
          <w:szCs w:val="20"/>
        </w:rPr>
        <w:t>XX</w:t>
      </w:r>
      <w:r>
        <w:rPr>
          <w:rFonts w:ascii="宋体" w:hAnsi="宋体" w:eastAsia="宋体" w:cs="宋体"/>
          <w:color w:val="FF0000"/>
          <w:szCs w:val="20"/>
        </w:rPr>
        <w:t>年</w:t>
      </w:r>
      <w:r>
        <w:rPr>
          <w:rFonts w:hint="eastAsia" w:ascii="宋体" w:hAnsi="宋体" w:eastAsia="宋体" w:cs="宋体"/>
          <w:color w:val="FF0000"/>
          <w:szCs w:val="20"/>
        </w:rPr>
        <w:t>XX</w:t>
      </w:r>
      <w:r>
        <w:rPr>
          <w:rFonts w:ascii="宋体" w:hAnsi="宋体" w:eastAsia="宋体" w:cs="宋体"/>
          <w:color w:val="FF0000"/>
          <w:szCs w:val="20"/>
        </w:rPr>
        <w:t>月</w:t>
      </w:r>
      <w:r>
        <w:rPr>
          <w:rFonts w:hint="eastAsia" w:ascii="宋体" w:hAnsi="宋体" w:eastAsia="宋体" w:cs="宋体"/>
          <w:color w:val="FF0000"/>
          <w:szCs w:val="20"/>
        </w:rPr>
        <w:t>XX</w:t>
      </w:r>
      <w:r>
        <w:rPr>
          <w:rFonts w:ascii="宋体" w:hAnsi="宋体" w:eastAsia="宋体" w:cs="宋体"/>
          <w:color w:val="FF0000"/>
          <w:szCs w:val="20"/>
        </w:rPr>
        <w:t>日</w:t>
      </w:r>
      <w:r>
        <w:rPr>
          <w:rFonts w:hint="eastAsia" w:ascii="宋体" w:hAnsi="宋体" w:eastAsia="宋体" w:cs="宋体"/>
          <w:color w:val="FF0000"/>
          <w:szCs w:val="20"/>
        </w:rPr>
        <w:t>至</w:t>
      </w:r>
      <w:r>
        <w:rPr>
          <w:rFonts w:ascii="宋体" w:hAnsi="宋体" w:eastAsia="宋体" w:cs="宋体"/>
          <w:color w:val="FF0000"/>
          <w:szCs w:val="20"/>
        </w:rPr>
        <w:t>20</w:t>
      </w:r>
      <w:r>
        <w:rPr>
          <w:rFonts w:hint="eastAsia" w:ascii="宋体" w:hAnsi="宋体" w:eastAsia="宋体" w:cs="宋体"/>
          <w:color w:val="FF0000"/>
          <w:szCs w:val="20"/>
        </w:rPr>
        <w:t>XX</w:t>
      </w:r>
      <w:r>
        <w:rPr>
          <w:rFonts w:ascii="宋体" w:hAnsi="宋体" w:eastAsia="宋体" w:cs="宋体"/>
          <w:color w:val="FF0000"/>
          <w:szCs w:val="20"/>
        </w:rPr>
        <w:t>年</w:t>
      </w:r>
      <w:r>
        <w:rPr>
          <w:rFonts w:hint="eastAsia" w:ascii="宋体" w:hAnsi="宋体" w:eastAsia="宋体" w:cs="宋体"/>
          <w:color w:val="FF0000"/>
          <w:szCs w:val="20"/>
        </w:rPr>
        <w:t>XX</w:t>
      </w:r>
      <w:r>
        <w:rPr>
          <w:rFonts w:ascii="宋体" w:hAnsi="宋体" w:eastAsia="宋体" w:cs="宋体"/>
          <w:color w:val="FF0000"/>
          <w:szCs w:val="20"/>
        </w:rPr>
        <w:t>月</w:t>
      </w:r>
      <w:r>
        <w:rPr>
          <w:rFonts w:hint="eastAsia" w:ascii="宋体" w:hAnsi="宋体" w:eastAsia="宋体" w:cs="宋体"/>
          <w:color w:val="FF0000"/>
          <w:szCs w:val="20"/>
        </w:rPr>
        <w:t>XX</w:t>
      </w:r>
      <w:r>
        <w:rPr>
          <w:rFonts w:ascii="宋体" w:hAnsi="宋体" w:eastAsia="宋体" w:cs="宋体"/>
          <w:color w:val="FF0000"/>
          <w:szCs w:val="20"/>
        </w:rPr>
        <w:t>日</w:t>
      </w:r>
    </w:p>
    <w:p w14:paraId="400C7BE4">
      <w:pPr>
        <w:spacing w:line="360" w:lineRule="auto"/>
        <w:rPr>
          <w:rFonts w:ascii="宋体" w:hAnsi="宋体" w:eastAsia="宋体" w:cs="宋体"/>
          <w:szCs w:val="20"/>
        </w:rPr>
      </w:pPr>
      <w:r>
        <w:rPr>
          <w:rFonts w:hint="eastAsia" w:ascii="宋体" w:hAnsi="宋体" w:eastAsia="宋体" w:cs="宋体"/>
          <w:szCs w:val="20"/>
        </w:rPr>
        <w:t>是否包含涉密条款：否</w:t>
      </w:r>
    </w:p>
    <w:p w14:paraId="02C59720">
      <w:pPr>
        <w:spacing w:line="360" w:lineRule="auto"/>
        <w:rPr>
          <w:rFonts w:ascii="宋体" w:hAnsi="宋体" w:eastAsia="宋体" w:cs="宋体"/>
          <w:szCs w:val="20"/>
        </w:rPr>
      </w:pPr>
      <w:r>
        <w:rPr>
          <w:rFonts w:hint="eastAsia" w:ascii="宋体" w:hAnsi="宋体" w:eastAsia="宋体" w:cs="宋体"/>
          <w:szCs w:val="20"/>
        </w:rPr>
        <w:t>备注：</w:t>
      </w:r>
    </w:p>
    <w:p w14:paraId="5CD3264C">
      <w:pPr>
        <w:spacing w:line="360" w:lineRule="auto"/>
        <w:rPr>
          <w:rFonts w:ascii="宋体" w:hAnsi="宋体" w:eastAsia="宋体" w:cs="Courier New"/>
          <w:color w:val="000000"/>
          <w:kern w:val="1"/>
          <w:szCs w:val="21"/>
        </w:rPr>
      </w:pPr>
    </w:p>
    <w:p w14:paraId="15DD6539">
      <w:pPr>
        <w:spacing w:line="360" w:lineRule="auto"/>
        <w:rPr>
          <w:rFonts w:ascii="宋体" w:hAnsi="宋体" w:eastAsia="宋体" w:cs="Courier New"/>
          <w:color w:val="000000"/>
          <w:kern w:val="1"/>
          <w:szCs w:val="21"/>
        </w:rPr>
      </w:pPr>
      <w:r>
        <w:rPr>
          <w:rFonts w:hint="eastAsia" w:ascii="宋体" w:hAnsi="宋体" w:eastAsia="宋体" w:cs="Courier New"/>
          <w:color w:val="000000"/>
          <w:kern w:val="1"/>
          <w:szCs w:val="21"/>
        </w:rPr>
        <w:t xml:space="preserve">甲方（采购人）： </w:t>
      </w:r>
    </w:p>
    <w:p w14:paraId="1E3A7043">
      <w:pPr>
        <w:spacing w:line="360" w:lineRule="auto"/>
        <w:rPr>
          <w:rFonts w:ascii="宋体" w:hAnsi="宋体" w:eastAsia="宋体" w:cs="Courier New"/>
          <w:color w:val="000000"/>
          <w:kern w:val="1"/>
          <w:szCs w:val="21"/>
        </w:rPr>
      </w:pPr>
      <w:r>
        <w:rPr>
          <w:rFonts w:hint="eastAsia" w:ascii="宋体" w:hAnsi="宋体" w:eastAsia="宋体" w:cs="Courier New"/>
          <w:color w:val="000000"/>
          <w:kern w:val="1"/>
          <w:szCs w:val="21"/>
        </w:rPr>
        <w:t xml:space="preserve">乙方（中标供应商）： </w:t>
      </w:r>
    </w:p>
    <w:p w14:paraId="2108A4D7">
      <w:pPr>
        <w:spacing w:line="360" w:lineRule="auto"/>
        <w:rPr>
          <w:rFonts w:ascii="宋体" w:hAnsi="宋体" w:eastAsia="宋体" w:cs="Courier New"/>
          <w:color w:val="000000"/>
          <w:kern w:val="1"/>
          <w:szCs w:val="21"/>
        </w:rPr>
      </w:pPr>
      <w:r>
        <w:rPr>
          <w:rFonts w:hint="eastAsia" w:ascii="宋体" w:hAnsi="宋体" w:eastAsia="宋体" w:cs="Courier New"/>
          <w:color w:val="000000"/>
          <w:kern w:val="1"/>
          <w:szCs w:val="21"/>
        </w:rPr>
        <w:t>丙方（进口</w:t>
      </w:r>
      <w:r>
        <w:rPr>
          <w:rFonts w:hint="eastAsia" w:ascii="宋体" w:hAnsi="宋体" w:eastAsia="宋体" w:cs="宋体"/>
          <w:color w:val="000000"/>
          <w:kern w:val="1"/>
          <w:szCs w:val="21"/>
          <w:lang w:val="zh-CN"/>
        </w:rPr>
        <w:t>外贸代理公司</w:t>
      </w:r>
      <w:r>
        <w:rPr>
          <w:rFonts w:hint="eastAsia" w:ascii="宋体" w:hAnsi="宋体" w:eastAsia="宋体" w:cs="Courier New"/>
          <w:color w:val="000000"/>
          <w:kern w:val="1"/>
          <w:szCs w:val="21"/>
        </w:rPr>
        <w:t>）：（如果不需要外贸公司代理进口的只签订双方合同）</w:t>
      </w:r>
    </w:p>
    <w:p w14:paraId="49376B65">
      <w:pPr>
        <w:spacing w:line="360" w:lineRule="auto"/>
        <w:rPr>
          <w:rFonts w:ascii="宋体" w:hAnsi="宋体" w:eastAsia="宋体" w:cs="Courier New"/>
          <w:color w:val="000000"/>
          <w:kern w:val="1"/>
          <w:szCs w:val="21"/>
        </w:rPr>
      </w:pPr>
      <w:r>
        <w:rPr>
          <w:rFonts w:hint="eastAsia" w:ascii="宋体" w:hAnsi="宋体" w:eastAsia="宋体" w:cs="Courier New"/>
          <w:color w:val="000000"/>
          <w:kern w:val="1"/>
          <w:szCs w:val="21"/>
        </w:rPr>
        <w:t xml:space="preserve">    根据</w:t>
      </w:r>
      <w:r>
        <w:rPr>
          <w:rFonts w:hint="eastAsia" w:ascii="宋体" w:hAnsi="宋体" w:eastAsia="宋体" w:cs="宋体"/>
          <w:szCs w:val="24"/>
        </w:rPr>
        <w:t>《中华人民共和国政府采购法》、</w:t>
      </w:r>
      <w:r>
        <w:rPr>
          <w:rFonts w:hint="eastAsia" w:ascii="宋体" w:hAnsi="宋体" w:eastAsia="宋体" w:cs="Courier New"/>
          <w:color w:val="000000"/>
          <w:kern w:val="1"/>
          <w:szCs w:val="21"/>
        </w:rPr>
        <w:t>《中华人民共和国民法典》等相关法律法规及</w:t>
      </w:r>
      <w:r>
        <w:rPr>
          <w:rFonts w:hint="eastAsia" w:ascii="宋体" w:hAnsi="宋体" w:eastAsia="宋体" w:cs="宋体"/>
          <w:szCs w:val="24"/>
          <w:u w:val="single"/>
        </w:rPr>
        <w:t>[项目名称]</w:t>
      </w:r>
      <w:r>
        <w:rPr>
          <w:rFonts w:hint="eastAsia" w:ascii="宋体" w:hAnsi="宋体" w:eastAsia="宋体" w:cs="宋体"/>
          <w:szCs w:val="24"/>
        </w:rPr>
        <w:t>招标文件（项目编号：[项目编号]，</w:t>
      </w:r>
      <w:r>
        <w:rPr>
          <w:rFonts w:hint="eastAsia" w:ascii="宋体" w:hAnsi="宋体" w:eastAsia="宋体" w:cs="宋体"/>
          <w:color w:val="FF0000"/>
          <w:szCs w:val="24"/>
        </w:rPr>
        <w:t>采购包</w:t>
      </w:r>
      <w:r>
        <w:rPr>
          <w:rFonts w:hint="eastAsia" w:ascii="宋体" w:hAnsi="宋体" w:eastAsia="宋体" w:cs="宋体"/>
          <w:color w:val="FF0000"/>
          <w:szCs w:val="24"/>
          <w:u w:val="single"/>
        </w:rPr>
        <w:t xml:space="preserve">     </w:t>
      </w:r>
      <w:r>
        <w:rPr>
          <w:rFonts w:hint="eastAsia" w:ascii="宋体" w:hAnsi="宋体" w:eastAsia="宋体" w:cs="宋体"/>
          <w:szCs w:val="24"/>
        </w:rPr>
        <w:t>）的要求</w:t>
      </w:r>
      <w:r>
        <w:rPr>
          <w:rFonts w:hint="eastAsia" w:ascii="宋体" w:hAnsi="宋体" w:eastAsia="宋体" w:cs="Courier New"/>
          <w:color w:val="000000"/>
          <w:kern w:val="1"/>
          <w:szCs w:val="21"/>
        </w:rPr>
        <w:t>，经三方协商，本着平等互利和诚实信用的原则，一致同意签订本合同。</w:t>
      </w:r>
    </w:p>
    <w:p w14:paraId="3505A174">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 xml:space="preserve">合同采购内容 </w:t>
      </w:r>
    </w:p>
    <w:tbl>
      <w:tblPr>
        <w:tblStyle w:val="23"/>
        <w:tblW w:w="10254"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88"/>
        <w:gridCol w:w="976"/>
        <w:gridCol w:w="932"/>
        <w:gridCol w:w="932"/>
        <w:gridCol w:w="932"/>
        <w:gridCol w:w="932"/>
        <w:gridCol w:w="932"/>
        <w:gridCol w:w="932"/>
        <w:gridCol w:w="932"/>
        <w:gridCol w:w="933"/>
        <w:gridCol w:w="933"/>
      </w:tblGrid>
      <w:tr w14:paraId="2BC112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85" w:hRule="atLeast"/>
          <w:jc w:val="center"/>
        </w:trPr>
        <w:tc>
          <w:tcPr>
            <w:tcW w:w="888" w:type="dxa"/>
            <w:vAlign w:val="center"/>
          </w:tcPr>
          <w:p w14:paraId="416C752A">
            <w:pPr>
              <w:autoSpaceDE w:val="0"/>
              <w:autoSpaceDN w:val="0"/>
              <w:spacing w:line="360" w:lineRule="auto"/>
              <w:jc w:val="center"/>
              <w:rPr>
                <w:rFonts w:ascii="宋体" w:hAnsi="宋体" w:eastAsia="宋体" w:cs="宋体"/>
                <w:color w:val="FF0000"/>
                <w:szCs w:val="21"/>
              </w:rPr>
            </w:pPr>
            <w:r>
              <w:rPr>
                <w:rFonts w:hint="eastAsia" w:ascii="宋体" w:hAnsi="宋体" w:eastAsia="宋体" w:cs="宋体"/>
                <w:color w:val="FF0000"/>
                <w:szCs w:val="21"/>
              </w:rPr>
              <w:t>序号</w:t>
            </w:r>
          </w:p>
        </w:tc>
        <w:tc>
          <w:tcPr>
            <w:tcW w:w="976" w:type="dxa"/>
            <w:vAlign w:val="center"/>
          </w:tcPr>
          <w:p w14:paraId="208E49A8">
            <w:pPr>
              <w:jc w:val="center"/>
              <w:rPr>
                <w:color w:val="FF0000"/>
              </w:rPr>
            </w:pPr>
            <w:r>
              <w:rPr>
                <w:rFonts w:hint="eastAsia"/>
                <w:color w:val="FF0000"/>
              </w:rPr>
              <w:t>标的名称</w:t>
            </w:r>
          </w:p>
        </w:tc>
        <w:tc>
          <w:tcPr>
            <w:tcW w:w="932" w:type="dxa"/>
            <w:vAlign w:val="center"/>
          </w:tcPr>
          <w:p w14:paraId="7C3356DF">
            <w:pPr>
              <w:jc w:val="center"/>
              <w:rPr>
                <w:color w:val="FF0000"/>
              </w:rPr>
            </w:pPr>
            <w:r>
              <w:rPr>
                <w:rFonts w:hint="eastAsia"/>
                <w:color w:val="FF0000"/>
              </w:rPr>
              <w:t>品目编码</w:t>
            </w:r>
          </w:p>
        </w:tc>
        <w:tc>
          <w:tcPr>
            <w:tcW w:w="932" w:type="dxa"/>
            <w:vAlign w:val="center"/>
          </w:tcPr>
          <w:p w14:paraId="7D483FD6">
            <w:pPr>
              <w:jc w:val="center"/>
              <w:rPr>
                <w:color w:val="FF0000"/>
              </w:rPr>
            </w:pPr>
            <w:r>
              <w:rPr>
                <w:rFonts w:hint="eastAsia"/>
                <w:color w:val="FF0000"/>
              </w:rPr>
              <w:t>技术要求</w:t>
            </w:r>
          </w:p>
        </w:tc>
        <w:tc>
          <w:tcPr>
            <w:tcW w:w="932" w:type="dxa"/>
            <w:vAlign w:val="center"/>
          </w:tcPr>
          <w:p w14:paraId="72C3199B">
            <w:pPr>
              <w:jc w:val="center"/>
              <w:rPr>
                <w:color w:val="FF0000"/>
              </w:rPr>
            </w:pPr>
            <w:r>
              <w:rPr>
                <w:rFonts w:hint="eastAsia"/>
                <w:color w:val="FF0000"/>
              </w:rPr>
              <w:t>是否进口</w:t>
            </w:r>
          </w:p>
        </w:tc>
        <w:tc>
          <w:tcPr>
            <w:tcW w:w="932" w:type="dxa"/>
            <w:vAlign w:val="center"/>
          </w:tcPr>
          <w:p w14:paraId="0FFF7C2E">
            <w:pPr>
              <w:jc w:val="center"/>
              <w:rPr>
                <w:color w:val="FF0000"/>
              </w:rPr>
            </w:pPr>
            <w:r>
              <w:rPr>
                <w:rFonts w:hint="eastAsia"/>
                <w:color w:val="FF0000"/>
              </w:rPr>
              <w:t>品牌</w:t>
            </w:r>
          </w:p>
        </w:tc>
        <w:tc>
          <w:tcPr>
            <w:tcW w:w="932" w:type="dxa"/>
            <w:vAlign w:val="center"/>
          </w:tcPr>
          <w:p w14:paraId="357440FE">
            <w:pPr>
              <w:jc w:val="center"/>
              <w:rPr>
                <w:color w:val="FF0000"/>
              </w:rPr>
            </w:pPr>
            <w:r>
              <w:rPr>
                <w:rFonts w:hint="eastAsia"/>
                <w:color w:val="FF0000"/>
              </w:rPr>
              <w:t>规格参数</w:t>
            </w:r>
          </w:p>
        </w:tc>
        <w:tc>
          <w:tcPr>
            <w:tcW w:w="932" w:type="dxa"/>
            <w:vAlign w:val="center"/>
          </w:tcPr>
          <w:p w14:paraId="60C97163">
            <w:pPr>
              <w:widowControl/>
              <w:jc w:val="center"/>
              <w:rPr>
                <w:color w:val="FF0000"/>
              </w:rPr>
            </w:pPr>
            <w:r>
              <w:rPr>
                <w:rFonts w:hint="eastAsia"/>
                <w:color w:val="FF0000"/>
              </w:rPr>
              <w:t>采购数量</w:t>
            </w:r>
          </w:p>
        </w:tc>
        <w:tc>
          <w:tcPr>
            <w:tcW w:w="932" w:type="dxa"/>
            <w:vAlign w:val="center"/>
          </w:tcPr>
          <w:p w14:paraId="21C72152">
            <w:pPr>
              <w:jc w:val="center"/>
              <w:rPr>
                <w:color w:val="FF0000"/>
              </w:rPr>
            </w:pPr>
            <w:r>
              <w:rPr>
                <w:rFonts w:hint="eastAsia"/>
                <w:color w:val="FF0000"/>
              </w:rPr>
              <w:t>计量单位</w:t>
            </w:r>
          </w:p>
        </w:tc>
        <w:tc>
          <w:tcPr>
            <w:tcW w:w="933" w:type="dxa"/>
            <w:vAlign w:val="center"/>
          </w:tcPr>
          <w:p w14:paraId="5A36E4BF">
            <w:pPr>
              <w:widowControl/>
              <w:jc w:val="center"/>
              <w:rPr>
                <w:color w:val="FF0000"/>
              </w:rPr>
            </w:pPr>
            <w:r>
              <w:rPr>
                <w:rFonts w:hint="eastAsia"/>
                <w:color w:val="FF0000"/>
              </w:rPr>
              <w:t>单价（元）</w:t>
            </w:r>
          </w:p>
        </w:tc>
        <w:tc>
          <w:tcPr>
            <w:tcW w:w="933" w:type="dxa"/>
            <w:vAlign w:val="center"/>
          </w:tcPr>
          <w:p w14:paraId="10D4A3FC">
            <w:pPr>
              <w:widowControl/>
              <w:jc w:val="center"/>
              <w:rPr>
                <w:color w:val="FF0000"/>
              </w:rPr>
            </w:pPr>
            <w:r>
              <w:rPr>
                <w:rFonts w:hint="eastAsia"/>
                <w:color w:val="FF0000"/>
              </w:rPr>
              <w:t>总价（元）</w:t>
            </w:r>
          </w:p>
        </w:tc>
      </w:tr>
      <w:tr w14:paraId="5E263D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jc w:val="center"/>
        </w:trPr>
        <w:tc>
          <w:tcPr>
            <w:tcW w:w="888" w:type="dxa"/>
            <w:vAlign w:val="center"/>
          </w:tcPr>
          <w:p w14:paraId="2E0F0BB7">
            <w:pPr>
              <w:autoSpaceDE w:val="0"/>
              <w:autoSpaceDN w:val="0"/>
              <w:spacing w:line="360" w:lineRule="auto"/>
              <w:ind w:left="730" w:leftChars="50" w:hanging="625" w:hangingChars="298"/>
              <w:jc w:val="center"/>
              <w:rPr>
                <w:rFonts w:ascii="宋体" w:hAnsi="宋体" w:eastAsia="宋体" w:cs="宋体"/>
                <w:color w:val="FF0000"/>
                <w:szCs w:val="21"/>
              </w:rPr>
            </w:pPr>
            <w:r>
              <w:rPr>
                <w:rFonts w:hint="eastAsia" w:ascii="宋体" w:hAnsi="宋体" w:eastAsia="宋体" w:cs="宋体"/>
                <w:color w:val="FF0000"/>
                <w:szCs w:val="21"/>
              </w:rPr>
              <w:t>1</w:t>
            </w:r>
          </w:p>
        </w:tc>
        <w:tc>
          <w:tcPr>
            <w:tcW w:w="976" w:type="dxa"/>
            <w:vAlign w:val="center"/>
          </w:tcPr>
          <w:p w14:paraId="174C5FDC">
            <w:pPr>
              <w:rPr>
                <w:color w:val="FF0000"/>
              </w:rPr>
            </w:pPr>
          </w:p>
        </w:tc>
        <w:tc>
          <w:tcPr>
            <w:tcW w:w="932" w:type="dxa"/>
            <w:vAlign w:val="center"/>
          </w:tcPr>
          <w:p w14:paraId="21FCF482">
            <w:pPr>
              <w:rPr>
                <w:color w:val="FF0000"/>
              </w:rPr>
            </w:pPr>
          </w:p>
        </w:tc>
        <w:tc>
          <w:tcPr>
            <w:tcW w:w="932" w:type="dxa"/>
            <w:vAlign w:val="center"/>
          </w:tcPr>
          <w:p w14:paraId="619E4C67">
            <w:pPr>
              <w:rPr>
                <w:color w:val="FF0000"/>
              </w:rPr>
            </w:pPr>
            <w:r>
              <w:rPr>
                <w:rFonts w:hint="eastAsia"/>
                <w:color w:val="FF0000"/>
              </w:rPr>
              <w:t>详见合同文本</w:t>
            </w:r>
          </w:p>
        </w:tc>
        <w:tc>
          <w:tcPr>
            <w:tcW w:w="932" w:type="dxa"/>
            <w:vAlign w:val="center"/>
          </w:tcPr>
          <w:p w14:paraId="36E7DECE">
            <w:pPr>
              <w:rPr>
                <w:color w:val="FF0000"/>
              </w:rPr>
            </w:pPr>
          </w:p>
        </w:tc>
        <w:tc>
          <w:tcPr>
            <w:tcW w:w="932" w:type="dxa"/>
            <w:vAlign w:val="center"/>
          </w:tcPr>
          <w:p w14:paraId="1D8E11AC">
            <w:pPr>
              <w:rPr>
                <w:color w:val="FF0000"/>
              </w:rPr>
            </w:pPr>
          </w:p>
        </w:tc>
        <w:tc>
          <w:tcPr>
            <w:tcW w:w="932" w:type="dxa"/>
            <w:vAlign w:val="center"/>
          </w:tcPr>
          <w:p w14:paraId="720E4B3A">
            <w:pPr>
              <w:rPr>
                <w:color w:val="FF0000"/>
              </w:rPr>
            </w:pPr>
          </w:p>
        </w:tc>
        <w:tc>
          <w:tcPr>
            <w:tcW w:w="932" w:type="dxa"/>
            <w:vAlign w:val="center"/>
          </w:tcPr>
          <w:p w14:paraId="62E23ABB">
            <w:pPr>
              <w:rPr>
                <w:color w:val="FF0000"/>
              </w:rPr>
            </w:pPr>
          </w:p>
        </w:tc>
        <w:tc>
          <w:tcPr>
            <w:tcW w:w="932" w:type="dxa"/>
            <w:vAlign w:val="center"/>
          </w:tcPr>
          <w:p w14:paraId="6BAFFBB4">
            <w:pPr>
              <w:rPr>
                <w:color w:val="FF0000"/>
              </w:rPr>
            </w:pPr>
          </w:p>
        </w:tc>
        <w:tc>
          <w:tcPr>
            <w:tcW w:w="933" w:type="dxa"/>
          </w:tcPr>
          <w:p w14:paraId="17B547E9">
            <w:pPr>
              <w:rPr>
                <w:color w:val="FF0000"/>
              </w:rPr>
            </w:pPr>
          </w:p>
        </w:tc>
        <w:tc>
          <w:tcPr>
            <w:tcW w:w="933" w:type="dxa"/>
            <w:vAlign w:val="center"/>
          </w:tcPr>
          <w:p w14:paraId="66CA9327">
            <w:pPr>
              <w:rPr>
                <w:color w:val="FF0000"/>
              </w:rPr>
            </w:pPr>
          </w:p>
        </w:tc>
      </w:tr>
      <w:tr w14:paraId="6FEFB0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jc w:val="center"/>
        </w:trPr>
        <w:tc>
          <w:tcPr>
            <w:tcW w:w="888" w:type="dxa"/>
            <w:vAlign w:val="center"/>
          </w:tcPr>
          <w:p w14:paraId="20A68CF9">
            <w:pPr>
              <w:autoSpaceDE w:val="0"/>
              <w:autoSpaceDN w:val="0"/>
              <w:spacing w:line="360" w:lineRule="auto"/>
              <w:ind w:left="730" w:leftChars="50" w:hanging="625" w:hangingChars="298"/>
              <w:jc w:val="center"/>
              <w:rPr>
                <w:rFonts w:ascii="宋体" w:hAnsi="宋体" w:eastAsia="宋体" w:cs="宋体"/>
                <w:color w:val="FF0000"/>
                <w:szCs w:val="21"/>
              </w:rPr>
            </w:pPr>
            <w:r>
              <w:rPr>
                <w:rFonts w:hint="eastAsia" w:ascii="宋体" w:hAnsi="宋体" w:eastAsia="宋体" w:cs="宋体"/>
                <w:color w:val="FF0000"/>
                <w:szCs w:val="21"/>
              </w:rPr>
              <w:t>2</w:t>
            </w:r>
          </w:p>
        </w:tc>
        <w:tc>
          <w:tcPr>
            <w:tcW w:w="976" w:type="dxa"/>
            <w:vAlign w:val="center"/>
          </w:tcPr>
          <w:p w14:paraId="7FDEA85F">
            <w:pPr>
              <w:rPr>
                <w:color w:val="FF0000"/>
              </w:rPr>
            </w:pPr>
          </w:p>
        </w:tc>
        <w:tc>
          <w:tcPr>
            <w:tcW w:w="932" w:type="dxa"/>
            <w:vAlign w:val="center"/>
          </w:tcPr>
          <w:p w14:paraId="3ED73170">
            <w:pPr>
              <w:rPr>
                <w:color w:val="FF0000"/>
              </w:rPr>
            </w:pPr>
          </w:p>
        </w:tc>
        <w:tc>
          <w:tcPr>
            <w:tcW w:w="932" w:type="dxa"/>
            <w:vAlign w:val="center"/>
          </w:tcPr>
          <w:p w14:paraId="7AD3CE19">
            <w:pPr>
              <w:rPr>
                <w:color w:val="FF0000"/>
              </w:rPr>
            </w:pPr>
          </w:p>
        </w:tc>
        <w:tc>
          <w:tcPr>
            <w:tcW w:w="932" w:type="dxa"/>
            <w:vAlign w:val="center"/>
          </w:tcPr>
          <w:p w14:paraId="4D230D13">
            <w:pPr>
              <w:rPr>
                <w:color w:val="FF0000"/>
              </w:rPr>
            </w:pPr>
          </w:p>
        </w:tc>
        <w:tc>
          <w:tcPr>
            <w:tcW w:w="932" w:type="dxa"/>
            <w:vAlign w:val="center"/>
          </w:tcPr>
          <w:p w14:paraId="725FFFB6">
            <w:pPr>
              <w:rPr>
                <w:color w:val="FF0000"/>
              </w:rPr>
            </w:pPr>
          </w:p>
        </w:tc>
        <w:tc>
          <w:tcPr>
            <w:tcW w:w="932" w:type="dxa"/>
            <w:vAlign w:val="center"/>
          </w:tcPr>
          <w:p w14:paraId="2A8B4D27">
            <w:pPr>
              <w:rPr>
                <w:color w:val="FF0000"/>
              </w:rPr>
            </w:pPr>
          </w:p>
        </w:tc>
        <w:tc>
          <w:tcPr>
            <w:tcW w:w="932" w:type="dxa"/>
            <w:vAlign w:val="center"/>
          </w:tcPr>
          <w:p w14:paraId="00764683">
            <w:pPr>
              <w:rPr>
                <w:color w:val="FF0000"/>
              </w:rPr>
            </w:pPr>
          </w:p>
        </w:tc>
        <w:tc>
          <w:tcPr>
            <w:tcW w:w="932" w:type="dxa"/>
            <w:vAlign w:val="center"/>
          </w:tcPr>
          <w:p w14:paraId="02BB66A6">
            <w:pPr>
              <w:rPr>
                <w:color w:val="FF0000"/>
              </w:rPr>
            </w:pPr>
          </w:p>
        </w:tc>
        <w:tc>
          <w:tcPr>
            <w:tcW w:w="933" w:type="dxa"/>
          </w:tcPr>
          <w:p w14:paraId="184918E0">
            <w:pPr>
              <w:rPr>
                <w:color w:val="FF0000"/>
              </w:rPr>
            </w:pPr>
          </w:p>
        </w:tc>
        <w:tc>
          <w:tcPr>
            <w:tcW w:w="933" w:type="dxa"/>
            <w:vAlign w:val="center"/>
          </w:tcPr>
          <w:p w14:paraId="2D461AD2">
            <w:pPr>
              <w:rPr>
                <w:color w:val="FF0000"/>
              </w:rPr>
            </w:pPr>
          </w:p>
        </w:tc>
      </w:tr>
      <w:tr w14:paraId="52C1BE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jc w:val="center"/>
        </w:trPr>
        <w:tc>
          <w:tcPr>
            <w:tcW w:w="888" w:type="dxa"/>
            <w:vAlign w:val="center"/>
          </w:tcPr>
          <w:p w14:paraId="238504AE">
            <w:pPr>
              <w:autoSpaceDE w:val="0"/>
              <w:autoSpaceDN w:val="0"/>
              <w:spacing w:line="360" w:lineRule="auto"/>
              <w:ind w:left="730" w:leftChars="50" w:hanging="625" w:hangingChars="298"/>
              <w:jc w:val="center"/>
              <w:rPr>
                <w:rFonts w:ascii="宋体" w:hAnsi="宋体" w:eastAsia="宋体" w:cs="宋体"/>
                <w:color w:val="FF0000"/>
                <w:szCs w:val="21"/>
              </w:rPr>
            </w:pPr>
            <w:r>
              <w:rPr>
                <w:rFonts w:hint="eastAsia" w:ascii="宋体" w:hAnsi="宋体" w:eastAsia="宋体" w:cs="宋体"/>
                <w:color w:val="FF0000"/>
                <w:szCs w:val="21"/>
              </w:rPr>
              <w:t>……</w:t>
            </w:r>
          </w:p>
        </w:tc>
        <w:tc>
          <w:tcPr>
            <w:tcW w:w="976" w:type="dxa"/>
            <w:vAlign w:val="center"/>
          </w:tcPr>
          <w:p w14:paraId="5FD9C700">
            <w:pPr>
              <w:rPr>
                <w:color w:val="FF0000"/>
              </w:rPr>
            </w:pPr>
          </w:p>
        </w:tc>
        <w:tc>
          <w:tcPr>
            <w:tcW w:w="932" w:type="dxa"/>
            <w:vAlign w:val="center"/>
          </w:tcPr>
          <w:p w14:paraId="42FA3C3A">
            <w:pPr>
              <w:rPr>
                <w:color w:val="FF0000"/>
              </w:rPr>
            </w:pPr>
          </w:p>
        </w:tc>
        <w:tc>
          <w:tcPr>
            <w:tcW w:w="932" w:type="dxa"/>
            <w:vAlign w:val="center"/>
          </w:tcPr>
          <w:p w14:paraId="5BFCCB62">
            <w:pPr>
              <w:rPr>
                <w:color w:val="FF0000"/>
              </w:rPr>
            </w:pPr>
          </w:p>
        </w:tc>
        <w:tc>
          <w:tcPr>
            <w:tcW w:w="932" w:type="dxa"/>
            <w:vAlign w:val="center"/>
          </w:tcPr>
          <w:p w14:paraId="269DE826">
            <w:pPr>
              <w:rPr>
                <w:color w:val="FF0000"/>
              </w:rPr>
            </w:pPr>
          </w:p>
        </w:tc>
        <w:tc>
          <w:tcPr>
            <w:tcW w:w="932" w:type="dxa"/>
            <w:vAlign w:val="center"/>
          </w:tcPr>
          <w:p w14:paraId="1F5020E9">
            <w:pPr>
              <w:rPr>
                <w:color w:val="FF0000"/>
              </w:rPr>
            </w:pPr>
          </w:p>
        </w:tc>
        <w:tc>
          <w:tcPr>
            <w:tcW w:w="932" w:type="dxa"/>
            <w:vAlign w:val="center"/>
          </w:tcPr>
          <w:p w14:paraId="570BFB96">
            <w:pPr>
              <w:rPr>
                <w:color w:val="FF0000"/>
              </w:rPr>
            </w:pPr>
          </w:p>
        </w:tc>
        <w:tc>
          <w:tcPr>
            <w:tcW w:w="932" w:type="dxa"/>
            <w:vAlign w:val="center"/>
          </w:tcPr>
          <w:p w14:paraId="397764E9">
            <w:pPr>
              <w:rPr>
                <w:color w:val="FF0000"/>
              </w:rPr>
            </w:pPr>
          </w:p>
        </w:tc>
        <w:tc>
          <w:tcPr>
            <w:tcW w:w="932" w:type="dxa"/>
            <w:vAlign w:val="center"/>
          </w:tcPr>
          <w:p w14:paraId="3DEC0EB7">
            <w:pPr>
              <w:rPr>
                <w:color w:val="FF0000"/>
              </w:rPr>
            </w:pPr>
          </w:p>
        </w:tc>
        <w:tc>
          <w:tcPr>
            <w:tcW w:w="933" w:type="dxa"/>
          </w:tcPr>
          <w:p w14:paraId="5E963204">
            <w:pPr>
              <w:rPr>
                <w:color w:val="FF0000"/>
              </w:rPr>
            </w:pPr>
          </w:p>
        </w:tc>
        <w:tc>
          <w:tcPr>
            <w:tcW w:w="933" w:type="dxa"/>
            <w:vAlign w:val="center"/>
          </w:tcPr>
          <w:p w14:paraId="56DF6841">
            <w:pPr>
              <w:rPr>
                <w:color w:val="FF0000"/>
              </w:rPr>
            </w:pPr>
          </w:p>
        </w:tc>
      </w:tr>
      <w:tr w14:paraId="2A02C2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jc w:val="center"/>
        </w:trPr>
        <w:tc>
          <w:tcPr>
            <w:tcW w:w="10254" w:type="dxa"/>
            <w:gridSpan w:val="11"/>
            <w:vAlign w:val="center"/>
          </w:tcPr>
          <w:p w14:paraId="1A2BD3E4">
            <w:pPr>
              <w:autoSpaceDE w:val="0"/>
              <w:autoSpaceDN w:val="0"/>
              <w:spacing w:line="360" w:lineRule="auto"/>
              <w:jc w:val="left"/>
              <w:rPr>
                <w:rFonts w:ascii="宋体" w:hAnsi="宋体" w:eastAsia="宋体" w:cs="Times New Roman"/>
                <w:color w:val="FF0000"/>
                <w:kern w:val="0"/>
                <w:szCs w:val="21"/>
              </w:rPr>
            </w:pPr>
            <w:r>
              <w:rPr>
                <w:rFonts w:hint="eastAsia" w:ascii="宋体" w:hAnsi="宋体" w:eastAsia="宋体" w:cs="Times New Roman"/>
                <w:color w:val="FF0000"/>
                <w:kern w:val="0"/>
                <w:szCs w:val="21"/>
              </w:rPr>
              <w:t xml:space="preserve">海关免税总金额（ </w:t>
            </w:r>
            <w:r>
              <w:rPr>
                <w:rFonts w:ascii="宋体" w:hAnsi="宋体" w:eastAsia="宋体" w:cs="Times New Roman"/>
                <w:color w:val="FF0000"/>
                <w:kern w:val="0"/>
                <w:szCs w:val="21"/>
              </w:rPr>
              <w:t>）</w:t>
            </w:r>
            <w:r>
              <w:rPr>
                <w:rFonts w:hint="eastAsia" w:ascii="宋体" w:hAnsi="宋体" w:eastAsia="宋体" w:cs="Times New Roman"/>
                <w:color w:val="FF0000"/>
                <w:kern w:val="0"/>
                <w:szCs w:val="21"/>
              </w:rPr>
              <w:t>:(</w:t>
            </w:r>
            <w:r>
              <w:rPr>
                <w:rFonts w:hint="eastAsia" w:ascii="宋体" w:hAnsi="宋体" w:eastAsia="宋体" w:cs="Times New Roman"/>
                <w:color w:val="FF0000"/>
                <w:kern w:val="0"/>
                <w:szCs w:val="21"/>
                <w:u w:val="single"/>
              </w:rPr>
              <w:t xml:space="preserve">  </w:t>
            </w:r>
            <w:r>
              <w:rPr>
                <w:rFonts w:hint="eastAsia" w:ascii="宋体" w:hAnsi="宋体" w:eastAsia="宋体" w:cs="Times New Roman"/>
                <w:color w:val="FF0000"/>
                <w:kern w:val="0"/>
                <w:szCs w:val="21"/>
              </w:rPr>
              <w:t>.</w:t>
            </w:r>
            <w:r>
              <w:rPr>
                <w:rFonts w:hint="eastAsia" w:ascii="宋体" w:hAnsi="宋体" w:eastAsia="宋体" w:cs="Times New Roman"/>
                <w:color w:val="FF0000"/>
                <w:kern w:val="0"/>
                <w:szCs w:val="21"/>
                <w:u w:val="single"/>
              </w:rPr>
              <w:t xml:space="preserve">  </w:t>
            </w:r>
            <w:r>
              <w:rPr>
                <w:rFonts w:hint="eastAsia" w:ascii="宋体" w:hAnsi="宋体" w:eastAsia="宋体" w:cs="Times New Roman"/>
                <w:color w:val="FF0000"/>
                <w:kern w:val="0"/>
                <w:szCs w:val="21"/>
              </w:rPr>
              <w:t xml:space="preserve"> </w:t>
            </w:r>
            <w:r>
              <w:rPr>
                <w:rFonts w:hint="eastAsia" w:ascii="宋体" w:hAnsi="宋体" w:eastAsia="宋体" w:cs="Times New Roman"/>
                <w:color w:val="FF0000"/>
                <w:kern w:val="0"/>
                <w:szCs w:val="21"/>
                <w:u w:val="single"/>
              </w:rPr>
              <w:t xml:space="preserve">  </w:t>
            </w:r>
            <w:r>
              <w:rPr>
                <w:rFonts w:hint="eastAsia" w:ascii="宋体" w:hAnsi="宋体" w:eastAsia="宋体" w:cs="Times New Roman"/>
                <w:color w:val="FF0000"/>
                <w:kern w:val="0"/>
                <w:szCs w:val="21"/>
              </w:rPr>
              <w:t>)</w:t>
            </w:r>
          </w:p>
          <w:p w14:paraId="55976FF2">
            <w:pPr>
              <w:rPr>
                <w:color w:val="FF0000"/>
              </w:rPr>
            </w:pPr>
            <w:r>
              <w:rPr>
                <w:rFonts w:hint="eastAsia" w:ascii="宋体" w:hAnsi="宋体" w:eastAsia="宋体" w:cs="Times New Roman"/>
                <w:color w:val="FF0000"/>
                <w:kern w:val="0"/>
                <w:szCs w:val="21"/>
              </w:rPr>
              <w:t>折合总计RMB: (¥)</w:t>
            </w:r>
            <w:r>
              <w:rPr>
                <w:rFonts w:hint="eastAsia" w:ascii="宋体" w:hAnsi="宋体" w:eastAsia="宋体" w:cs="Times New Roman"/>
                <w:color w:val="FF0000"/>
                <w:kern w:val="0"/>
                <w:szCs w:val="21"/>
                <w:u w:val="single"/>
              </w:rPr>
              <w:t xml:space="preserve">          </w:t>
            </w:r>
            <w:r>
              <w:rPr>
                <w:rFonts w:hint="eastAsia" w:ascii="宋体" w:hAnsi="宋体" w:eastAsia="宋体" w:cs="Times New Roman"/>
                <w:color w:val="FF0000"/>
                <w:kern w:val="0"/>
                <w:szCs w:val="21"/>
              </w:rPr>
              <w:t>人民币</w:t>
            </w:r>
            <w:r>
              <w:rPr>
                <w:rFonts w:hint="eastAsia" w:ascii="宋体" w:hAnsi="宋体" w:eastAsia="宋体" w:cs="Times New Roman"/>
                <w:color w:val="FF0000"/>
                <w:kern w:val="0"/>
                <w:szCs w:val="21"/>
                <w:u w:val="single"/>
              </w:rPr>
              <w:t xml:space="preserve">                    </w:t>
            </w:r>
            <w:r>
              <w:rPr>
                <w:rFonts w:hint="eastAsia" w:ascii="宋体" w:hAnsi="宋体" w:eastAsia="宋体" w:cs="Times New Roman"/>
                <w:color w:val="FF0000"/>
                <w:kern w:val="0"/>
                <w:szCs w:val="21"/>
              </w:rPr>
              <w:t>(汇差由乙方承担)</w:t>
            </w:r>
          </w:p>
        </w:tc>
      </w:tr>
    </w:tbl>
    <w:p w14:paraId="0EB931FE">
      <w:pPr>
        <w:autoSpaceDE w:val="0"/>
        <w:autoSpaceDN w:val="0"/>
        <w:spacing w:line="360" w:lineRule="auto"/>
        <w:rPr>
          <w:rFonts w:ascii="宋体" w:hAnsi="宋体" w:eastAsia="宋体" w:cs="Times New Roman"/>
          <w:b/>
          <w:color w:val="000000"/>
          <w:kern w:val="0"/>
          <w:szCs w:val="21"/>
        </w:rPr>
      </w:pPr>
      <w:r>
        <w:rPr>
          <w:rFonts w:hint="eastAsia" w:ascii="宋体" w:hAnsi="宋体" w:eastAsia="宋体" w:cs="Times New Roman"/>
          <w:b/>
          <w:color w:val="000000"/>
          <w:kern w:val="0"/>
          <w:szCs w:val="21"/>
        </w:rPr>
        <w:t>注：货物名称内容必须与投标文件中货物名称内容一致。</w:t>
      </w:r>
    </w:p>
    <w:p w14:paraId="5956912C">
      <w:pPr>
        <w:numPr>
          <w:ilvl w:val="0"/>
          <w:numId w:val="34"/>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价格总价为指定交货地点的交货价。包括：CIP价和其他伴随服务费用。其他伴随服务费用包括但不限于以下费用：</w:t>
      </w:r>
    </w:p>
    <w:p w14:paraId="174B4D8D">
      <w:pPr>
        <w:numPr>
          <w:ilvl w:val="1"/>
          <w:numId w:val="34"/>
        </w:numPr>
        <w:tabs>
          <w:tab w:val="left" w:pos="945"/>
        </w:tabs>
        <w:spacing w:line="360" w:lineRule="auto"/>
        <w:rPr>
          <w:rFonts w:ascii="宋体" w:hAnsi="宋体" w:eastAsia="宋体" w:cs="宋体"/>
          <w:color w:val="000000"/>
          <w:kern w:val="0"/>
          <w:szCs w:val="21"/>
          <w:lang w:val="zh-CN"/>
        </w:rPr>
      </w:pPr>
      <w:r>
        <w:rPr>
          <w:rFonts w:hint="eastAsia" w:ascii="宋体" w:hAnsi="宋体" w:eastAsia="宋体" w:cs="Times New Roman"/>
          <w:color w:val="000000"/>
          <w:kern w:val="0"/>
          <w:szCs w:val="21"/>
        </w:rPr>
        <w:t>货物从进口口岸至最终目的地的关境内运输、保险和其他当地发生的伴随费用。</w:t>
      </w:r>
    </w:p>
    <w:p w14:paraId="6778A530">
      <w:pPr>
        <w:numPr>
          <w:ilvl w:val="1"/>
          <w:numId w:val="34"/>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安装与调试、验收、检验、培训、技术文件的移交、质量保证期服务、技术服务、卸货费及招标文件要求提供的其它服务。</w:t>
      </w:r>
    </w:p>
    <w:p w14:paraId="693DF15C">
      <w:pPr>
        <w:numPr>
          <w:ilvl w:val="1"/>
          <w:numId w:val="34"/>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安装调试中的相关费用（包括安装调试过程中损耗、额外材料、设计费等）。</w:t>
      </w:r>
    </w:p>
    <w:p w14:paraId="12C23923">
      <w:pPr>
        <w:numPr>
          <w:ilvl w:val="1"/>
          <w:numId w:val="34"/>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外贸进口有关的一切费用（如外贸公司代理费用、清关费用、银行手续费、海关监管手续费、报关费用、商检费用、申办机电批文费用、机场码头费等）。</w:t>
      </w:r>
    </w:p>
    <w:p w14:paraId="51EFC97C">
      <w:pPr>
        <w:numPr>
          <w:ilvl w:val="1"/>
          <w:numId w:val="34"/>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按照采购需求要求的除以上费用外的其他相关费用。</w:t>
      </w:r>
    </w:p>
    <w:p w14:paraId="534F7A48">
      <w:pPr>
        <w:numPr>
          <w:ilvl w:val="0"/>
          <w:numId w:val="34"/>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货物进口所需办理的免税手续由乙方协助甲方办理，丙方负责办理货物报关、机场提货、对外付汇及</w:t>
      </w:r>
      <w:r>
        <w:rPr>
          <w:rFonts w:hint="eastAsia" w:ascii="宋体" w:hAnsi="宋体" w:eastAsia="宋体" w:cs="宋体"/>
          <w:szCs w:val="21"/>
        </w:rPr>
        <w:t>付</w:t>
      </w:r>
      <w:r>
        <w:rPr>
          <w:rFonts w:hint="eastAsia" w:ascii="宋体" w:hAnsi="宋体" w:eastAsia="宋体" w:cs="Times New Roman"/>
          <w:color w:val="000000"/>
          <w:kern w:val="0"/>
          <w:szCs w:val="21"/>
        </w:rPr>
        <w:t>汇后的银行结算，乙方支付丙方代理进口业务手续费人民币</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 xml:space="preserve"> （¥</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），含丙方办理进口货物、报关等一切办理进口货物的费用。丙方负责广州口岸提货及将货物从机场运送到甲方指定地点。</w:t>
      </w:r>
    </w:p>
    <w:p w14:paraId="42900D42">
      <w:pPr>
        <w:numPr>
          <w:ilvl w:val="0"/>
          <w:numId w:val="34"/>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乙方提货前必须提前通知甲、丙方，提货当天甲、丙方派专人随同前往提货，并由甲方对货物包装箱加贴封条。</w:t>
      </w:r>
    </w:p>
    <w:p w14:paraId="0AF97293">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合同金额</w:t>
      </w:r>
    </w:p>
    <w:p w14:paraId="2D0C1CF8">
      <w:pPr>
        <w:autoSpaceDE w:val="0"/>
        <w:autoSpaceDN w:val="0"/>
        <w:spacing w:line="360" w:lineRule="auto"/>
        <w:ind w:left="819" w:leftChars="250" w:hanging="294" w:hangingChars="140"/>
        <w:rPr>
          <w:rFonts w:ascii="宋体" w:hAnsi="宋体" w:eastAsia="宋体" w:cs="Times New Roman"/>
          <w:color w:val="000000"/>
          <w:kern w:val="0"/>
          <w:szCs w:val="21"/>
        </w:rPr>
      </w:pPr>
      <w:r>
        <w:rPr>
          <w:rFonts w:hint="eastAsia" w:ascii="宋体" w:hAnsi="宋体" w:eastAsia="宋体" w:cs="Times New Roman"/>
          <w:color w:val="000000"/>
          <w:kern w:val="0"/>
          <w:szCs w:val="21"/>
        </w:rPr>
        <w:t>合同金额为：</w:t>
      </w:r>
      <w:r>
        <w:rPr>
          <w:rFonts w:hint="eastAsia" w:ascii="宋体" w:hAnsi="宋体" w:eastAsia="宋体" w:cs="Times New Roman"/>
          <w:color w:val="000000"/>
          <w:kern w:val="0"/>
          <w:szCs w:val="21"/>
          <w:u w:val="single"/>
        </w:rPr>
        <w:t xml:space="preserve">（币种：）             </w:t>
      </w:r>
    </w:p>
    <w:p w14:paraId="0B3EC69A">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设备要求</w:t>
      </w:r>
    </w:p>
    <w:p w14:paraId="599DB05F">
      <w:pPr>
        <w:numPr>
          <w:ilvl w:val="0"/>
          <w:numId w:val="35"/>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乙方提供的货物必须符合中华人民共和国“国家安全环保标准”。</w:t>
      </w:r>
    </w:p>
    <w:p w14:paraId="2173E80B">
      <w:pPr>
        <w:numPr>
          <w:ilvl w:val="0"/>
          <w:numId w:val="35"/>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货物为原制造商制造的全新产品（含零部件、配件、随机工具等），整机无污染，无侵权行为、表面无划损、无任何缺陷隐患、无碰撞、配件齐全，完全符合国家有关质量标准，并附有产品质量检验合格证书，在中国境内可依常规安全合法使用。</w:t>
      </w:r>
    </w:p>
    <w:p w14:paraId="3D8F8D29">
      <w:pPr>
        <w:numPr>
          <w:ilvl w:val="0"/>
          <w:numId w:val="35"/>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进口产品必须具备原产地证明和商检局的检验证明及合法进货渠道证明。</w:t>
      </w:r>
    </w:p>
    <w:p w14:paraId="55526D8D">
      <w:pPr>
        <w:numPr>
          <w:ilvl w:val="0"/>
          <w:numId w:val="35"/>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货物为原厂商未启封全新包装，具出厂合格证，序列号、包装箱号与出厂批号一致，并可</w:t>
      </w:r>
      <w:r>
        <w:rPr>
          <w:rFonts w:hint="eastAsia" w:ascii="宋体" w:hAnsi="宋体" w:eastAsia="宋体" w:cs="Times New Roman"/>
          <w:color w:val="000000"/>
          <w:kern w:val="0"/>
          <w:szCs w:val="21"/>
          <w:lang w:eastAsia="zh-CN"/>
        </w:rPr>
        <w:t>追溯</w:t>
      </w:r>
      <w:r>
        <w:rPr>
          <w:rFonts w:hint="eastAsia" w:ascii="宋体" w:hAnsi="宋体" w:eastAsia="宋体" w:cs="Times New Roman"/>
          <w:color w:val="000000"/>
          <w:kern w:val="0"/>
          <w:szCs w:val="21"/>
        </w:rPr>
        <w:t>查阅。</w:t>
      </w:r>
    </w:p>
    <w:p w14:paraId="6D02AFB6">
      <w:pPr>
        <w:numPr>
          <w:ilvl w:val="0"/>
          <w:numId w:val="35"/>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乙方应将关键主机设备的用户手册、保修手册、有关单证资料及配备件、随机工具等交付给甲方，使用操作及安全须知等重要资料应附有中文说明。</w:t>
      </w:r>
    </w:p>
    <w:p w14:paraId="5B0DBC3F">
      <w:pPr>
        <w:numPr>
          <w:ilvl w:val="0"/>
          <w:numId w:val="35"/>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如果发现货物的质量和规格与合同规定不符或货物在质量保证期内被证明有缺陷，包括内在缺陷或使用不适当原材料，甲方将有权要求有关部门进行检验，并依据检验证书向乙方索赔。</w:t>
      </w:r>
    </w:p>
    <w:p w14:paraId="0DF01472">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知识产权</w:t>
      </w:r>
    </w:p>
    <w:p w14:paraId="4132C5A4">
      <w:pPr>
        <w:autoSpaceDE w:val="0"/>
        <w:autoSpaceDN w:val="0"/>
        <w:spacing w:line="360" w:lineRule="auto"/>
        <w:ind w:left="183" w:leftChars="87" w:firstLine="420" w:firstLineChars="200"/>
        <w:rPr>
          <w:rFonts w:ascii="宋体" w:hAnsi="宋体" w:eastAsia="宋体" w:cs="Times New Roman"/>
          <w:color w:val="000000"/>
          <w:kern w:val="0"/>
          <w:szCs w:val="21"/>
        </w:rPr>
      </w:pPr>
      <w:r>
        <w:rPr>
          <w:rFonts w:hint="eastAsia" w:ascii="宋体" w:hAnsi="宋体" w:eastAsia="宋体" w:cs="Times New Roman"/>
          <w:color w:val="000000"/>
          <w:kern w:val="0"/>
          <w:szCs w:val="24"/>
        </w:rPr>
        <w:t>乙方保证合同项下提供的货物不侵犯任何第三方的专利权、商标权或其它知识产权。否则，乙方须承担对第三方的专利权、商标权或其它知识产权的侵权责任并承担因此而发生的所有费用及给甲方造成的损失。</w:t>
      </w:r>
    </w:p>
    <w:p w14:paraId="57CAEA24">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宋体"/>
          <w:b/>
          <w:color w:val="FF0000"/>
          <w:szCs w:val="21"/>
        </w:rPr>
        <w:t>交付时间、地点、方式</w:t>
      </w:r>
    </w:p>
    <w:p w14:paraId="53C83515">
      <w:pPr>
        <w:numPr>
          <w:ilvl w:val="0"/>
          <w:numId w:val="36"/>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交付时间：（按采购需求要求）</w:t>
      </w:r>
    </w:p>
    <w:p w14:paraId="0FD0DE2E">
      <w:pPr>
        <w:numPr>
          <w:ilvl w:val="0"/>
          <w:numId w:val="36"/>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交付地点：甲方指定地点</w:t>
      </w:r>
    </w:p>
    <w:p w14:paraId="676CE04C">
      <w:pPr>
        <w:numPr>
          <w:ilvl w:val="0"/>
          <w:numId w:val="36"/>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交付条件：项目验收通过</w:t>
      </w:r>
    </w:p>
    <w:p w14:paraId="50011DFE">
      <w:pPr>
        <w:numPr>
          <w:ilvl w:val="0"/>
          <w:numId w:val="36"/>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甲方联系人及联系电话：</w:t>
      </w:r>
    </w:p>
    <w:p w14:paraId="0EA4399F">
      <w:pPr>
        <w:numPr>
          <w:ilvl w:val="0"/>
          <w:numId w:val="36"/>
        </w:numPr>
        <w:autoSpaceDE w:val="0"/>
        <w:autoSpaceDN w:val="0"/>
        <w:spacing w:line="360" w:lineRule="auto"/>
        <w:rPr>
          <w:rFonts w:ascii="宋体" w:hAnsi="宋体" w:eastAsia="宋体" w:cs="Times New Roman"/>
          <w:color w:val="000000"/>
          <w:kern w:val="0"/>
          <w:szCs w:val="21"/>
        </w:rPr>
      </w:pPr>
      <w:r>
        <w:rPr>
          <w:rFonts w:hint="eastAsia" w:ascii="宋体" w:hAnsi="宋体" w:eastAsia="宋体" w:cs="宋体"/>
          <w:color w:val="FF0000"/>
          <w:szCs w:val="21"/>
        </w:rPr>
        <w:t>乙方联系人及联系电话：</w:t>
      </w:r>
      <w:r>
        <w:rPr>
          <w:rFonts w:hint="eastAsia" w:ascii="宋体" w:hAnsi="宋体" w:eastAsia="宋体" w:cs="Times New Roman"/>
          <w:color w:val="000000"/>
          <w:kern w:val="0"/>
          <w:szCs w:val="21"/>
        </w:rPr>
        <w:t xml:space="preserve">  </w:t>
      </w:r>
    </w:p>
    <w:p w14:paraId="799C81CF">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付款方式</w:t>
      </w:r>
      <w:r>
        <w:rPr>
          <w:rFonts w:hint="eastAsia" w:ascii="宋体" w:hAnsi="宋体" w:eastAsia="宋体" w:cs="宋体"/>
          <w:b/>
          <w:color w:val="FF0000"/>
          <w:szCs w:val="21"/>
        </w:rPr>
        <w:t>、时间及付款条件</w:t>
      </w:r>
    </w:p>
    <w:p w14:paraId="2505A2A8">
      <w:pPr>
        <w:spacing w:line="360" w:lineRule="auto"/>
        <w:ind w:firstLine="411" w:firstLineChars="196"/>
        <w:rPr>
          <w:rFonts w:ascii="宋体" w:hAnsi="宋体" w:eastAsia="宋体" w:cs="宋体"/>
          <w:color w:val="FF0000"/>
          <w:szCs w:val="21"/>
        </w:rPr>
      </w:pPr>
      <w:r>
        <w:rPr>
          <w:rFonts w:hint="eastAsia" w:ascii="宋体" w:hAnsi="宋体" w:eastAsia="宋体" w:cs="宋体"/>
          <w:color w:val="FF0000"/>
          <w:szCs w:val="21"/>
        </w:rPr>
        <w:t>付款时间及条件：（按采购需求要求）</w:t>
      </w:r>
    </w:p>
    <w:p w14:paraId="779747F3">
      <w:pPr>
        <w:spacing w:line="360" w:lineRule="auto"/>
        <w:ind w:firstLine="411" w:firstLineChars="196"/>
        <w:rPr>
          <w:rFonts w:ascii="宋体" w:hAnsi="宋体" w:eastAsia="宋体" w:cs="Times New Roman"/>
          <w:b/>
          <w:color w:val="000000"/>
          <w:kern w:val="0"/>
          <w:szCs w:val="21"/>
        </w:rPr>
      </w:pPr>
      <w:r>
        <w:rPr>
          <w:rFonts w:hint="eastAsia" w:ascii="宋体" w:hAnsi="宋体" w:eastAsia="宋体" w:cs="宋体"/>
          <w:color w:val="FF0000"/>
          <w:szCs w:val="21"/>
        </w:rPr>
        <w:t>付款方式：</w:t>
      </w:r>
    </w:p>
    <w:p w14:paraId="6ED9013C">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培训、质保期及售后服务要求</w:t>
      </w:r>
    </w:p>
    <w:p w14:paraId="309C5D33">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乙方负责甲方使用人员的使用操作技术及维护技术的培训。</w:t>
      </w:r>
    </w:p>
    <w:p w14:paraId="35B379F3">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本合同的质量保证期（简称“质保期”）为</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年，自甲乙双方代表在货物安装调试后的验收书上签字之日起计算。质保期内乙方对所供货物实行包修、包换、包退、包维护保养，期满后可同时提供终身有偿维修保养服务。</w:t>
      </w:r>
    </w:p>
    <w:p w14:paraId="53E9E187">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质保期内，如设备或零部件因非人为因素出现故障而造成短期停用时，则质保期和维修期相应顺延（费用包含在报价内）。如停用时间累计超过60天则质保期重新计算。</w:t>
      </w:r>
    </w:p>
    <w:p w14:paraId="72D0076D">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在质保期内，如货品非因甲方的人为原因而出现的问题由乙方负责保修、包换或包退，并承担修理、调换或退货的实际费用。</w:t>
      </w:r>
    </w:p>
    <w:p w14:paraId="0D1F12E4">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质保期内，乙方负责对其提供的货物整机进行维修和系统维护，不再收取任何费用，但非乙方责任的人为因素、自然因素（如火灾、雷击等）造成的故障除外。</w:t>
      </w:r>
    </w:p>
    <w:p w14:paraId="7B3908C9">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对甲方的服务通知，乙方在接报后</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小时内响应，</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小时内到达现场，</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小时内处理完毕。若在</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小时内仍未能有效解决，乙方须提供同档次的设备予甲方临时使用（费用包含在报价内）。</w:t>
      </w:r>
    </w:p>
    <w:p w14:paraId="5ABCA837">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质保期间，同一硬件一个月内连续2次出现同一故障，乙方须无偿更换同一档次货物。</w:t>
      </w:r>
    </w:p>
    <w:p w14:paraId="7BEACEB3">
      <w:pPr>
        <w:numPr>
          <w:ilvl w:val="0"/>
          <w:numId w:val="37"/>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负责维修的单位名称：</w:t>
      </w:r>
    </w:p>
    <w:p w14:paraId="353FC670">
      <w:pPr>
        <w:autoSpaceDE w:val="0"/>
        <w:autoSpaceDN w:val="0"/>
        <w:spacing w:line="360" w:lineRule="auto"/>
        <w:ind w:left="288" w:hanging="287" w:hangingChars="137"/>
        <w:rPr>
          <w:rFonts w:ascii="宋体" w:hAnsi="宋体" w:eastAsia="宋体" w:cs="Times New Roman"/>
          <w:color w:val="000000"/>
          <w:kern w:val="0"/>
          <w:szCs w:val="21"/>
        </w:rPr>
      </w:pPr>
      <w:r>
        <w:rPr>
          <w:rFonts w:hint="eastAsia" w:ascii="宋体" w:hAnsi="宋体" w:eastAsia="宋体" w:cs="Times New Roman"/>
          <w:color w:val="000000"/>
          <w:kern w:val="0"/>
          <w:szCs w:val="21"/>
        </w:rPr>
        <w:t xml:space="preserve">    地址：</w:t>
      </w:r>
    </w:p>
    <w:p w14:paraId="5D27324F">
      <w:pPr>
        <w:autoSpaceDE w:val="0"/>
        <w:autoSpaceDN w:val="0"/>
        <w:spacing w:line="360" w:lineRule="auto"/>
        <w:ind w:left="287" w:leftChars="100" w:hanging="77" w:hangingChars="37"/>
        <w:rPr>
          <w:rFonts w:ascii="宋体" w:hAnsi="宋体" w:eastAsia="宋体" w:cs="Times New Roman"/>
          <w:color w:val="000000"/>
          <w:kern w:val="0"/>
          <w:szCs w:val="21"/>
        </w:rPr>
      </w:pPr>
      <w:r>
        <w:rPr>
          <w:rFonts w:hint="eastAsia" w:ascii="宋体" w:hAnsi="宋体" w:eastAsia="宋体" w:cs="Times New Roman"/>
          <w:color w:val="000000"/>
          <w:kern w:val="0"/>
          <w:szCs w:val="21"/>
        </w:rPr>
        <w:t xml:space="preserve">  联系人：</w:t>
      </w:r>
    </w:p>
    <w:p w14:paraId="4C42F452">
      <w:pPr>
        <w:autoSpaceDE w:val="0"/>
        <w:autoSpaceDN w:val="0"/>
        <w:spacing w:line="360" w:lineRule="auto"/>
        <w:ind w:left="288" w:leftChars="137" w:firstLine="105" w:firstLineChars="50"/>
        <w:rPr>
          <w:rFonts w:ascii="宋体" w:hAnsi="宋体" w:eastAsia="宋体" w:cs="Times New Roman"/>
          <w:color w:val="000000"/>
          <w:kern w:val="0"/>
          <w:szCs w:val="21"/>
        </w:rPr>
      </w:pPr>
      <w:r>
        <w:rPr>
          <w:rFonts w:hint="eastAsia" w:ascii="宋体" w:hAnsi="宋体" w:eastAsia="宋体" w:cs="Times New Roman"/>
          <w:color w:val="000000"/>
          <w:kern w:val="0"/>
          <w:szCs w:val="21"/>
        </w:rPr>
        <w:t xml:space="preserve">电话：           </w:t>
      </w:r>
    </w:p>
    <w:p w14:paraId="58C243F4">
      <w:pPr>
        <w:autoSpaceDE w:val="0"/>
        <w:autoSpaceDN w:val="0"/>
        <w:spacing w:line="360" w:lineRule="auto"/>
        <w:ind w:left="288" w:leftChars="137" w:firstLine="105" w:firstLineChars="50"/>
        <w:rPr>
          <w:rFonts w:ascii="宋体" w:hAnsi="宋体" w:eastAsia="宋体" w:cs="Times New Roman"/>
          <w:color w:val="000000"/>
          <w:kern w:val="0"/>
          <w:szCs w:val="21"/>
        </w:rPr>
      </w:pPr>
      <w:r>
        <w:rPr>
          <w:rFonts w:hint="eastAsia" w:ascii="宋体" w:hAnsi="宋体" w:eastAsia="宋体" w:cs="Times New Roman"/>
          <w:color w:val="000000"/>
          <w:kern w:val="0"/>
          <w:szCs w:val="21"/>
        </w:rPr>
        <w:t>手机：</w:t>
      </w:r>
    </w:p>
    <w:p w14:paraId="61AF4236">
      <w:pPr>
        <w:autoSpaceDE w:val="0"/>
        <w:autoSpaceDN w:val="0"/>
        <w:spacing w:line="360" w:lineRule="auto"/>
        <w:ind w:left="288" w:leftChars="137" w:firstLine="105" w:firstLineChars="50"/>
        <w:rPr>
          <w:rFonts w:ascii="宋体" w:hAnsi="宋体" w:eastAsia="宋体" w:cs="Times New Roman"/>
          <w:color w:val="000000"/>
          <w:kern w:val="0"/>
          <w:szCs w:val="21"/>
        </w:rPr>
      </w:pPr>
      <w:r>
        <w:rPr>
          <w:rFonts w:hint="eastAsia" w:ascii="宋体" w:hAnsi="宋体" w:eastAsia="宋体" w:cs="Times New Roman"/>
          <w:color w:val="000000"/>
          <w:kern w:val="0"/>
          <w:szCs w:val="21"/>
        </w:rPr>
        <w:t>传真：</w:t>
      </w:r>
    </w:p>
    <w:p w14:paraId="095939D2">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包装、到货检验、安装与调试:</w:t>
      </w:r>
    </w:p>
    <w:p w14:paraId="2E867103">
      <w:pPr>
        <w:numPr>
          <w:ilvl w:val="0"/>
          <w:numId w:val="38"/>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合同货物的包装：货物的包装均应有良好的防湿、防锈、防潮、防雨、防腐及防碰撞的措施。凡由于包装不良造成的损失和由此产生的费用均由乙方承担。</w:t>
      </w:r>
    </w:p>
    <w:p w14:paraId="4E5986D6">
      <w:pPr>
        <w:numPr>
          <w:ilvl w:val="0"/>
          <w:numId w:val="38"/>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到货检验</w:t>
      </w:r>
    </w:p>
    <w:p w14:paraId="6CB49894">
      <w:pPr>
        <w:numPr>
          <w:ilvl w:val="1"/>
          <w:numId w:val="34"/>
        </w:numPr>
        <w:tabs>
          <w:tab w:val="left" w:pos="945"/>
        </w:tabs>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1"/>
        </w:rPr>
        <w:t>货物的到货验收包括：型号、规格、数量、外观质量及货物包装完整无破损，在货物抵达交货目的地后，甲乙双方就货物外观质量、规格和型号进行初步检验。货物为原厂商未启封全新包装，</w:t>
      </w:r>
      <w:r>
        <w:rPr>
          <w:rFonts w:hint="eastAsia" w:ascii="宋体" w:hAnsi="宋体" w:eastAsia="宋体" w:cs="Times New Roman"/>
          <w:color w:val="000000"/>
          <w:kern w:val="0"/>
          <w:szCs w:val="24"/>
        </w:rPr>
        <w:t>具出厂合格证，序列号、包装箱号与出厂批号一致，并可</w:t>
      </w:r>
      <w:r>
        <w:rPr>
          <w:rFonts w:hint="eastAsia" w:ascii="宋体" w:hAnsi="宋体" w:eastAsia="宋体" w:cs="Times New Roman"/>
          <w:color w:val="000000"/>
          <w:kern w:val="0"/>
          <w:szCs w:val="24"/>
          <w:lang w:eastAsia="zh-CN"/>
        </w:rPr>
        <w:t>追溯</w:t>
      </w:r>
      <w:r>
        <w:rPr>
          <w:rFonts w:hint="eastAsia" w:ascii="宋体" w:hAnsi="宋体" w:eastAsia="宋体" w:cs="Times New Roman"/>
          <w:color w:val="000000"/>
          <w:kern w:val="0"/>
          <w:szCs w:val="24"/>
        </w:rPr>
        <w:t>查阅。所有随货物的附件必须齐全。如果发现到货的外观质量、规格和型号与合同不符，甲方有权拒收货物，并可向乙方索赔。</w:t>
      </w:r>
    </w:p>
    <w:p w14:paraId="7C62C537">
      <w:pPr>
        <w:numPr>
          <w:ilvl w:val="1"/>
          <w:numId w:val="34"/>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进口货物送到甲方指定场地后，甲、乙、丙三方同时在场时才能开封检验。</w:t>
      </w:r>
    </w:p>
    <w:p w14:paraId="5DE4CC67">
      <w:pPr>
        <w:numPr>
          <w:ilvl w:val="0"/>
          <w:numId w:val="38"/>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合同货物的安装调试：</w:t>
      </w:r>
    </w:p>
    <w:p w14:paraId="50CB6615">
      <w:pPr>
        <w:numPr>
          <w:ilvl w:val="0"/>
          <w:numId w:val="39"/>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除非甲方另有通知，乙方应按照合同的要求以及合同执行计划的时间安排，派出足够的人员进行现场安装和负责调试工作。</w:t>
      </w:r>
    </w:p>
    <w:p w14:paraId="4875B5A7">
      <w:pPr>
        <w:numPr>
          <w:ilvl w:val="0"/>
          <w:numId w:val="39"/>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乙方必须依照招标文件的要求和投标文件的承诺，将设备、系统安装并调试至正常运行的最佳状态。</w:t>
      </w:r>
    </w:p>
    <w:p w14:paraId="7BDBBF2D">
      <w:pPr>
        <w:numPr>
          <w:ilvl w:val="0"/>
          <w:numId w:val="39"/>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合同项下的安装调试所发生费用及耗材由乙方承担。</w:t>
      </w:r>
    </w:p>
    <w:p w14:paraId="2DCFA176">
      <w:pPr>
        <w:numPr>
          <w:ilvl w:val="0"/>
          <w:numId w:val="39"/>
        </w:numPr>
        <w:tabs>
          <w:tab w:val="left" w:pos="945"/>
        </w:tabs>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乙方安装时须对各安装场地内的其它货物、设施有良好保护措施。</w:t>
      </w:r>
    </w:p>
    <w:p w14:paraId="2C87A5B3">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验收</w:t>
      </w:r>
    </w:p>
    <w:p w14:paraId="3971C006">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甲方按照采购合同规定的技术、服务、安全标准组织对乙方履约情况进行验收，并出具验收书。验收书应当包括每一项技术、服务、安全标准的履约情况。</w:t>
      </w:r>
    </w:p>
    <w:p w14:paraId="65141967">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交付验收标准依次序对照适用标准为：①符合中华人民共和国“国家安全质量标准、环保标准或行业标准”；②符合招标文件和响应承诺中甲方认可的合理最佳配置、参数及各项要求；③货物来源国官方标准。</w:t>
      </w:r>
    </w:p>
    <w:p w14:paraId="462458E4">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进口产品的必须具备原产地证明和商检局的检验证明及合法进货渠道证明。</w:t>
      </w:r>
    </w:p>
    <w:p w14:paraId="58548C17">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货物为原厂商未启封全新包装，具出厂合格证，序列号、包装箱号与出厂批号一致，并可</w:t>
      </w:r>
      <w:r>
        <w:rPr>
          <w:rFonts w:hint="eastAsia" w:ascii="宋体" w:hAnsi="宋体" w:eastAsia="宋体" w:cs="Times New Roman"/>
          <w:color w:val="000000"/>
          <w:kern w:val="0"/>
          <w:szCs w:val="24"/>
          <w:lang w:eastAsia="zh-CN"/>
        </w:rPr>
        <w:t>追溯</w:t>
      </w:r>
      <w:r>
        <w:rPr>
          <w:rFonts w:hint="eastAsia" w:ascii="宋体" w:hAnsi="宋体" w:eastAsia="宋体" w:cs="Times New Roman"/>
          <w:color w:val="000000"/>
          <w:kern w:val="0"/>
          <w:szCs w:val="24"/>
        </w:rPr>
        <w:t>查阅。所有随设备的附件必须齐全。</w:t>
      </w:r>
    </w:p>
    <w:p w14:paraId="060CCE23">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乙方将货物的用户手册、保修手册、有关单证资料及备品备件、随机工具等交付给甲方，使用操作及安全须知等重要资料应附有中文说明。</w:t>
      </w:r>
    </w:p>
    <w:p w14:paraId="707494C5">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货物验收所发生的检验费用由乙方负担。</w:t>
      </w:r>
    </w:p>
    <w:p w14:paraId="2300438A">
      <w:pPr>
        <w:numPr>
          <w:ilvl w:val="0"/>
          <w:numId w:val="40"/>
        </w:numPr>
        <w:spacing w:line="360" w:lineRule="auto"/>
        <w:rPr>
          <w:rFonts w:ascii="宋体" w:hAnsi="宋体" w:eastAsia="宋体" w:cs="Times New Roman"/>
          <w:color w:val="000000"/>
          <w:kern w:val="0"/>
          <w:szCs w:val="24"/>
        </w:rPr>
      </w:pPr>
      <w:r>
        <w:rPr>
          <w:rFonts w:ascii="宋体" w:hAnsi="宋体" w:eastAsia="宋体" w:cs="Times New Roman"/>
          <w:color w:val="000000"/>
          <w:kern w:val="0"/>
          <w:szCs w:val="24"/>
        </w:rPr>
        <w:t>设备到</w:t>
      </w:r>
      <w:r>
        <w:rPr>
          <w:rFonts w:hint="eastAsia" w:ascii="宋体" w:hAnsi="宋体" w:eastAsia="宋体" w:cs="Times New Roman"/>
          <w:color w:val="000000"/>
          <w:kern w:val="0"/>
          <w:szCs w:val="24"/>
        </w:rPr>
        <w:t>货并</w:t>
      </w:r>
      <w:r>
        <w:rPr>
          <w:rFonts w:ascii="宋体" w:hAnsi="宋体" w:eastAsia="宋体" w:cs="Times New Roman"/>
          <w:color w:val="000000"/>
          <w:kern w:val="0"/>
          <w:szCs w:val="24"/>
        </w:rPr>
        <w:t>经</w:t>
      </w:r>
      <w:r>
        <w:rPr>
          <w:rFonts w:hint="eastAsia" w:ascii="宋体" w:hAnsi="宋体" w:eastAsia="宋体" w:cs="Times New Roman"/>
          <w:color w:val="000000"/>
          <w:kern w:val="0"/>
          <w:szCs w:val="24"/>
        </w:rPr>
        <w:t>乙方</w:t>
      </w:r>
      <w:r>
        <w:rPr>
          <w:rFonts w:ascii="宋体" w:hAnsi="宋体" w:eastAsia="宋体" w:cs="Times New Roman"/>
          <w:color w:val="000000"/>
          <w:kern w:val="0"/>
          <w:szCs w:val="24"/>
        </w:rPr>
        <w:t>技术人员安装后</w:t>
      </w:r>
      <w:r>
        <w:rPr>
          <w:rFonts w:hint="eastAsia" w:ascii="宋体" w:hAnsi="宋体" w:eastAsia="宋体" w:cs="Times New Roman"/>
          <w:color w:val="000000"/>
          <w:kern w:val="0"/>
          <w:szCs w:val="24"/>
        </w:rPr>
        <w:t>，甲方</w:t>
      </w:r>
      <w:r>
        <w:rPr>
          <w:rFonts w:ascii="宋体" w:hAnsi="宋体" w:eastAsia="宋体" w:cs="Times New Roman"/>
          <w:color w:val="000000"/>
          <w:kern w:val="0"/>
          <w:szCs w:val="24"/>
        </w:rPr>
        <w:t>有权委托中国有资格的单位对上述设备进行</w:t>
      </w:r>
      <w:r>
        <w:rPr>
          <w:rFonts w:hint="eastAsia" w:ascii="宋体" w:hAnsi="宋体" w:eastAsia="宋体" w:cs="Times New Roman"/>
          <w:color w:val="000000"/>
          <w:kern w:val="0"/>
          <w:szCs w:val="24"/>
        </w:rPr>
        <w:t>校准或检验</w:t>
      </w:r>
      <w:r>
        <w:rPr>
          <w:rFonts w:ascii="宋体" w:hAnsi="宋体" w:eastAsia="宋体" w:cs="Times New Roman"/>
          <w:color w:val="000000"/>
          <w:kern w:val="0"/>
          <w:szCs w:val="24"/>
        </w:rPr>
        <w:t>。</w:t>
      </w:r>
    </w:p>
    <w:p w14:paraId="531A6F6B">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甲方组成验收小组，按照采购合同规定的技术、服务、安全标准组织对乙方履约情况进行验收。因货物质量问题发生争议时，由甲方本地质量技术监督部门鉴定。货物符合质量技术标准的，鉴定费由甲方承担；否则鉴定费由乙方承担。</w:t>
      </w:r>
    </w:p>
    <w:p w14:paraId="4741430E">
      <w:pPr>
        <w:numPr>
          <w:ilvl w:val="0"/>
          <w:numId w:val="40"/>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当出现不合格产品时，乙方要无条件更换合格产品。除甲方认可，否则不接受任何形式的降格处理。</w:t>
      </w:r>
    </w:p>
    <w:p w14:paraId="2B5B8785">
      <w:pPr>
        <w:numPr>
          <w:ilvl w:val="0"/>
          <w:numId w:val="40"/>
        </w:numPr>
        <w:autoSpaceDE w:val="0"/>
        <w:autoSpaceDN w:val="0"/>
        <w:spacing w:line="360" w:lineRule="auto"/>
        <w:rPr>
          <w:rFonts w:ascii="宋体" w:hAnsi="宋体" w:eastAsia="宋体" w:cs="Times New Roman"/>
          <w:color w:val="000000"/>
          <w:kern w:val="0"/>
          <w:szCs w:val="24"/>
        </w:rPr>
      </w:pPr>
      <w:r>
        <w:rPr>
          <w:rFonts w:hint="eastAsia"/>
          <w:color w:val="000000"/>
          <w:kern w:val="0"/>
        </w:rPr>
        <w:t>验收期限：全部货物到货后</w:t>
      </w:r>
      <w:r>
        <w:rPr>
          <w:rFonts w:hint="eastAsia"/>
          <w:color w:val="000000"/>
          <w:kern w:val="0"/>
          <w:szCs w:val="21"/>
          <w:u w:val="single"/>
        </w:rPr>
        <w:t xml:space="preserve">   </w:t>
      </w:r>
      <w:r>
        <w:rPr>
          <w:rFonts w:hint="eastAsia"/>
          <w:color w:val="000000"/>
          <w:kern w:val="0"/>
          <w:szCs w:val="21"/>
        </w:rPr>
        <w:t>天内完成项目验收。</w:t>
      </w:r>
    </w:p>
    <w:p w14:paraId="7167C605">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违约责任与赔偿损失</w:t>
      </w:r>
    </w:p>
    <w:p w14:paraId="58B5AE20">
      <w:pPr>
        <w:numPr>
          <w:ilvl w:val="0"/>
          <w:numId w:val="41"/>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乙方交付的货物不符合招标文件、报价文件或本合同规定的，甲方有权拒收，并且乙方须向甲方支付本合同总价5%的违约金。</w:t>
      </w:r>
    </w:p>
    <w:p w14:paraId="106517F2">
      <w:pPr>
        <w:numPr>
          <w:ilvl w:val="0"/>
          <w:numId w:val="41"/>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乙方未能按本合同规定的交货时间交付货物的，从逾期之日起每日按本合同总价3‰的数额向甲方支付违约金；逾期半个月以上的，甲方有权终止合同，由此造成的甲方经济损失由乙方承担。</w:t>
      </w:r>
    </w:p>
    <w:p w14:paraId="64556A39">
      <w:pPr>
        <w:numPr>
          <w:ilvl w:val="0"/>
          <w:numId w:val="41"/>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甲方无正当理由拒收货物，不按合同约定付款的，甲方向乙方偿付本合同总价5%的违约金。甲方逾期未按合同约定时间支付款项的，则每日按本合同总价的3‰向乙方偿付违约金。</w:t>
      </w:r>
    </w:p>
    <w:p w14:paraId="42929A44">
      <w:pPr>
        <w:numPr>
          <w:ilvl w:val="0"/>
          <w:numId w:val="41"/>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乙方如没有按合同规定履行售后服务承诺，甲方可由第三方单位进行修复，其费用全部由乙方支付，并追究乙方违约的法律责任。</w:t>
      </w:r>
    </w:p>
    <w:p w14:paraId="5CFA2379">
      <w:pPr>
        <w:numPr>
          <w:ilvl w:val="0"/>
          <w:numId w:val="41"/>
        </w:numPr>
        <w:spacing w:line="360" w:lineRule="auto"/>
        <w:rPr>
          <w:rFonts w:ascii="宋体" w:hAnsi="宋体" w:eastAsia="宋体" w:cs="Times New Roman"/>
          <w:color w:val="000000"/>
          <w:kern w:val="0"/>
          <w:szCs w:val="24"/>
        </w:rPr>
      </w:pPr>
      <w:r>
        <w:rPr>
          <w:rFonts w:hint="eastAsia" w:ascii="宋体" w:hAnsi="宋体" w:cs="宋体"/>
        </w:rPr>
        <w:t>因甲方原因导致变更、中止或者终止政府采购合同的，甲方对乙方受到的损失予以赔偿或者补偿，赔偿或者补偿金额为：</w:t>
      </w:r>
      <w:r>
        <w:rPr>
          <w:rFonts w:hint="eastAsia" w:ascii="宋体" w:hAnsi="宋体" w:cs="宋体"/>
          <w:u w:val="single"/>
        </w:rPr>
        <w:t xml:space="preserve"> 合同总价 %</w:t>
      </w:r>
      <w:r>
        <w:rPr>
          <w:rFonts w:hint="eastAsia" w:ascii="宋体" w:hAnsi="宋体" w:cs="宋体"/>
        </w:rPr>
        <w:t>。</w:t>
      </w:r>
    </w:p>
    <w:p w14:paraId="5EC6998A">
      <w:pPr>
        <w:numPr>
          <w:ilvl w:val="0"/>
          <w:numId w:val="41"/>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其它违约责任按《中华人民共和国民法典》处理。</w:t>
      </w:r>
    </w:p>
    <w:p w14:paraId="21F05D9F">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履约保证金</w:t>
      </w:r>
    </w:p>
    <w:p w14:paraId="6F94B6CA">
      <w:pPr>
        <w:autoSpaceDE w:val="0"/>
        <w:autoSpaceDN w:val="0"/>
        <w:spacing w:line="360" w:lineRule="auto"/>
        <w:ind w:left="826" w:hanging="826" w:hangingChars="392"/>
        <w:rPr>
          <w:rFonts w:ascii="宋体" w:hAnsi="宋体" w:eastAsia="宋体" w:cs="Times New Roman"/>
          <w:b/>
          <w:color w:val="000000"/>
          <w:kern w:val="0"/>
          <w:szCs w:val="21"/>
        </w:rPr>
      </w:pPr>
      <w:r>
        <w:rPr>
          <w:rFonts w:hint="eastAsia" w:ascii="宋体" w:hAnsi="宋体" w:eastAsia="宋体" w:cs="Times New Roman"/>
          <w:b/>
          <w:color w:val="000000"/>
          <w:kern w:val="0"/>
          <w:szCs w:val="21"/>
        </w:rPr>
        <w:t>（按照采购需求要求）</w:t>
      </w:r>
    </w:p>
    <w:p w14:paraId="216CAE61">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争议的解决</w:t>
      </w:r>
    </w:p>
    <w:p w14:paraId="50805692">
      <w:pPr>
        <w:autoSpaceDE w:val="0"/>
        <w:autoSpaceDN w:val="0"/>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 xml:space="preserve">    合同执行过程中发生的任何争议，</w:t>
      </w:r>
      <w:r>
        <w:rPr>
          <w:rFonts w:hint="eastAsia" w:ascii="宋体" w:hAnsi="宋体" w:eastAsia="宋体" w:cs="Times New Roman"/>
          <w:color w:val="000000"/>
          <w:kern w:val="0"/>
          <w:szCs w:val="24"/>
        </w:rPr>
        <w:t>三方应通过友好协商解决，若经协商不能达成协议时，则向甲方所在地有管辖权的人民法院提起诉讼。诉讼期间，双方应继续执行合同其余部分。</w:t>
      </w:r>
    </w:p>
    <w:p w14:paraId="386F3847">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不可抗力</w:t>
      </w:r>
    </w:p>
    <w:p w14:paraId="4A5C07A8">
      <w:pPr>
        <w:autoSpaceDE w:val="0"/>
        <w:autoSpaceDN w:val="0"/>
        <w:spacing w:line="360" w:lineRule="auto"/>
        <w:ind w:firstLine="420" w:firstLineChars="200"/>
        <w:rPr>
          <w:rFonts w:ascii="宋体" w:hAnsi="宋体" w:eastAsia="宋体" w:cs="Times New Roman"/>
          <w:color w:val="000000"/>
          <w:kern w:val="0"/>
          <w:szCs w:val="21"/>
        </w:rPr>
      </w:pPr>
      <w:r>
        <w:rPr>
          <w:rFonts w:hint="eastAsia" w:ascii="宋体" w:hAnsi="宋体" w:eastAsia="宋体" w:cs="Times New Roman"/>
          <w:color w:val="000000"/>
          <w:kern w:val="0"/>
          <w:szCs w:val="21"/>
        </w:rPr>
        <w:t>任何一方由于不可抗力原因不能履行合同时，应在不可抗力事件结束后1日内向其他两方通报，以减轻可能给其他两方造成的损失，在取得有关机构的不可抗力证明或双方谅解确认后，允许延期履行或修订合同，并根据情况可部分或全部免于承担违约责任。</w:t>
      </w:r>
    </w:p>
    <w:p w14:paraId="07453467">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其它</w:t>
      </w:r>
    </w:p>
    <w:p w14:paraId="42BED5C2">
      <w:pPr>
        <w:numPr>
          <w:ilvl w:val="0"/>
          <w:numId w:val="42"/>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本合同所有附件、招标文件、投标文件、中标通知书均为合同的有效组成部分，与本合同具有同等法律效力。</w:t>
      </w:r>
    </w:p>
    <w:p w14:paraId="604A0C77">
      <w:pPr>
        <w:numPr>
          <w:ilvl w:val="0"/>
          <w:numId w:val="42"/>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在执行本合同的过程中，所有经甲乙丙三方签署确认的文件（包括会议纪要、补充协议、合同修改、往来信函）即成为本合同的有效组成部分。</w:t>
      </w:r>
    </w:p>
    <w:p w14:paraId="67B8F388">
      <w:pPr>
        <w:numPr>
          <w:ilvl w:val="0"/>
          <w:numId w:val="42"/>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 xml:space="preserve">如一方地址、电话、传真号码有变更，应在变更当日内书面通知其他两方，否则，应承担相应责任。 </w:t>
      </w:r>
    </w:p>
    <w:p w14:paraId="57DC04A5">
      <w:pPr>
        <w:numPr>
          <w:ilvl w:val="0"/>
          <w:numId w:val="42"/>
        </w:numPr>
        <w:spacing w:line="360" w:lineRule="auto"/>
        <w:rPr>
          <w:rFonts w:ascii="宋体" w:hAnsi="宋体" w:eastAsia="宋体" w:cs="Times New Roman"/>
          <w:color w:val="000000"/>
          <w:kern w:val="0"/>
          <w:szCs w:val="24"/>
        </w:rPr>
      </w:pPr>
      <w:r>
        <w:rPr>
          <w:rFonts w:hint="eastAsia" w:ascii="宋体" w:hAnsi="宋体" w:eastAsia="宋体" w:cs="Times New Roman"/>
          <w:color w:val="000000"/>
          <w:kern w:val="0"/>
          <w:szCs w:val="24"/>
        </w:rPr>
        <w:t>除甲方事先以书面形式确认同意外，乙方、丙方不得部分或全部转让其应履行的合同项下的义务。</w:t>
      </w:r>
    </w:p>
    <w:p w14:paraId="72AC583C">
      <w:pPr>
        <w:numPr>
          <w:ilvl w:val="0"/>
          <w:numId w:val="33"/>
        </w:numPr>
        <w:spacing w:line="360" w:lineRule="auto"/>
        <w:outlineLvl w:val="1"/>
        <w:rPr>
          <w:rFonts w:ascii="宋体" w:hAnsi="宋体" w:eastAsia="宋体" w:cs="Times New Roman"/>
          <w:b/>
          <w:color w:val="000000"/>
          <w:kern w:val="0"/>
          <w:szCs w:val="21"/>
        </w:rPr>
      </w:pPr>
      <w:r>
        <w:rPr>
          <w:rFonts w:hint="eastAsia" w:ascii="宋体" w:hAnsi="宋体" w:eastAsia="宋体" w:cs="Times New Roman"/>
          <w:b/>
          <w:color w:val="000000"/>
          <w:kern w:val="0"/>
          <w:szCs w:val="21"/>
        </w:rPr>
        <w:t>合同生效</w:t>
      </w:r>
    </w:p>
    <w:p w14:paraId="27D12F59">
      <w:pPr>
        <w:numPr>
          <w:ilvl w:val="0"/>
          <w:numId w:val="43"/>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本合同在甲乙丙三方法人代表或其授权代表签字并盖章及乙方提交履约保证金后生效。如果不需要提交履约保证金的则甲乙丙三方法人代表或其授权代表签字并盖章后生效。</w:t>
      </w:r>
    </w:p>
    <w:p w14:paraId="5235A916">
      <w:pPr>
        <w:numPr>
          <w:ilvl w:val="0"/>
          <w:numId w:val="43"/>
        </w:numPr>
        <w:spacing w:line="360" w:lineRule="auto"/>
        <w:rPr>
          <w:rFonts w:ascii="宋体" w:hAnsi="宋体" w:eastAsia="宋体" w:cs="Times New Roman"/>
          <w:color w:val="000000"/>
          <w:kern w:val="0"/>
          <w:szCs w:val="21"/>
        </w:rPr>
      </w:pPr>
      <w:r>
        <w:rPr>
          <w:rFonts w:hint="eastAsia" w:ascii="宋体" w:hAnsi="宋体" w:eastAsia="宋体" w:cs="Times New Roman"/>
          <w:color w:val="000000"/>
          <w:kern w:val="0"/>
          <w:szCs w:val="21"/>
        </w:rPr>
        <w:t>合同壹式</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份。甲乙丙三方</w:t>
      </w:r>
      <w:r>
        <w:rPr>
          <w:rFonts w:hint="eastAsia" w:ascii="宋体" w:hAnsi="宋体" w:eastAsia="宋体" w:cs="Times New Roman"/>
          <w:color w:val="000000"/>
          <w:kern w:val="0"/>
          <w:szCs w:val="24"/>
        </w:rPr>
        <w:t>各执</w:t>
      </w:r>
      <w:r>
        <w:rPr>
          <w:rFonts w:hint="eastAsia" w:ascii="宋体" w:hAnsi="宋体" w:eastAsia="宋体" w:cs="Times New Roman"/>
          <w:color w:val="000000"/>
          <w:kern w:val="0"/>
          <w:szCs w:val="24"/>
          <w:u w:val="single"/>
        </w:rPr>
        <w:t xml:space="preserve">    </w:t>
      </w:r>
      <w:r>
        <w:rPr>
          <w:rFonts w:hint="eastAsia" w:ascii="宋体" w:hAnsi="宋体" w:eastAsia="宋体" w:cs="Times New Roman"/>
          <w:color w:val="000000"/>
          <w:kern w:val="0"/>
          <w:szCs w:val="24"/>
        </w:rPr>
        <w:t>份，招标代理机构壹份，具同等法律效力。</w:t>
      </w:r>
    </w:p>
    <w:p w14:paraId="6421C9ED">
      <w:pPr>
        <w:autoSpaceDE w:val="0"/>
        <w:autoSpaceDN w:val="0"/>
        <w:spacing w:line="360" w:lineRule="auto"/>
        <w:ind w:left="823" w:hanging="823" w:hangingChars="392"/>
        <w:rPr>
          <w:rFonts w:ascii="宋体" w:hAnsi="宋体" w:eastAsia="宋体" w:cs="Times New Roman"/>
          <w:color w:val="000000"/>
          <w:kern w:val="0"/>
          <w:szCs w:val="21"/>
        </w:rPr>
      </w:pPr>
      <w:r>
        <w:rPr>
          <w:rFonts w:hint="eastAsia" w:ascii="宋体" w:hAnsi="宋体" w:eastAsia="宋体" w:cs="Times New Roman"/>
          <w:color w:val="000000"/>
          <w:kern w:val="0"/>
          <w:szCs w:val="21"/>
        </w:rPr>
        <w:t>（以下无正文）</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9"/>
        <w:gridCol w:w="5351"/>
      </w:tblGrid>
      <w:tr w14:paraId="0387C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19" w:type="dxa"/>
          </w:tcPr>
          <w:p w14:paraId="0942825A">
            <w:pPr>
              <w:spacing w:line="360" w:lineRule="auto"/>
              <w:rPr>
                <w:rFonts w:asciiTheme="minorEastAsia" w:hAnsiTheme="minorEastAsia"/>
                <w:color w:val="FF0000"/>
              </w:rPr>
            </w:pPr>
            <w:r>
              <w:rPr>
                <w:rFonts w:hint="eastAsia" w:asciiTheme="minorEastAsia" w:hAnsiTheme="minorEastAsia"/>
                <w:color w:val="FF0000"/>
              </w:rPr>
              <w:t>甲方（公章）：</w:t>
            </w:r>
            <w:r>
              <w:rPr>
                <w:rFonts w:asciiTheme="minorEastAsia" w:hAnsiTheme="minorEastAsia"/>
                <w:color w:val="FF0000"/>
              </w:rPr>
              <w:t xml:space="preserve"> </w:t>
            </w:r>
          </w:p>
          <w:p w14:paraId="43DEA96B">
            <w:pPr>
              <w:spacing w:line="360" w:lineRule="auto"/>
              <w:rPr>
                <w:rFonts w:asciiTheme="minorEastAsia" w:hAnsiTheme="minorEastAsia"/>
                <w:color w:val="FF0000"/>
              </w:rPr>
            </w:pPr>
            <w:r>
              <w:rPr>
                <w:rFonts w:hint="eastAsia" w:asciiTheme="minorEastAsia" w:hAnsiTheme="minorEastAsia"/>
                <w:color w:val="FF0000"/>
              </w:rPr>
              <w:t>联系人：</w:t>
            </w:r>
          </w:p>
          <w:p w14:paraId="09578394">
            <w:pPr>
              <w:spacing w:line="360" w:lineRule="auto"/>
              <w:rPr>
                <w:rFonts w:asciiTheme="minorEastAsia" w:hAnsiTheme="minorEastAsia"/>
                <w:color w:val="FF0000"/>
              </w:rPr>
            </w:pPr>
            <w:r>
              <w:rPr>
                <w:rFonts w:hint="eastAsia" w:asciiTheme="minorEastAsia" w:hAnsiTheme="minorEastAsia"/>
                <w:color w:val="FF0000"/>
              </w:rPr>
              <w:t>开户名称：</w:t>
            </w:r>
          </w:p>
          <w:p w14:paraId="33AD2F60">
            <w:pPr>
              <w:spacing w:line="360" w:lineRule="auto"/>
              <w:rPr>
                <w:rFonts w:asciiTheme="minorEastAsia" w:hAnsiTheme="minorEastAsia"/>
                <w:color w:val="FF0000"/>
              </w:rPr>
            </w:pPr>
            <w:r>
              <w:rPr>
                <w:rFonts w:hint="eastAsia" w:asciiTheme="minorEastAsia" w:hAnsiTheme="minorEastAsia"/>
                <w:color w:val="FF0000"/>
              </w:rPr>
              <w:t>开户银行：</w:t>
            </w:r>
          </w:p>
          <w:p w14:paraId="541450F6">
            <w:pPr>
              <w:spacing w:line="360" w:lineRule="auto"/>
              <w:rPr>
                <w:rFonts w:asciiTheme="minorEastAsia" w:hAnsiTheme="minorEastAsia"/>
                <w:color w:val="FF0000"/>
              </w:rPr>
            </w:pPr>
            <w:r>
              <w:rPr>
                <w:rFonts w:hint="eastAsia" w:asciiTheme="minorEastAsia" w:hAnsiTheme="minorEastAsia"/>
                <w:color w:val="FF0000"/>
              </w:rPr>
              <w:t>银行账号：</w:t>
            </w:r>
          </w:p>
          <w:p w14:paraId="1E737D51">
            <w:pPr>
              <w:spacing w:line="360" w:lineRule="auto"/>
              <w:rPr>
                <w:rFonts w:asciiTheme="minorEastAsia" w:hAnsiTheme="minorEastAsia"/>
                <w:color w:val="FF0000"/>
              </w:rPr>
            </w:pPr>
            <w:r>
              <w:rPr>
                <w:rFonts w:hint="eastAsia" w:asciiTheme="minorEastAsia" w:hAnsiTheme="minorEastAsia"/>
                <w:color w:val="FF0000"/>
              </w:rPr>
              <w:t>纳税人识别号：</w:t>
            </w:r>
          </w:p>
          <w:p w14:paraId="73022CBD">
            <w:pPr>
              <w:spacing w:line="360" w:lineRule="auto"/>
              <w:rPr>
                <w:rFonts w:asciiTheme="minorEastAsia" w:hAnsiTheme="minorEastAsia"/>
                <w:color w:val="FF0000"/>
              </w:rPr>
            </w:pPr>
            <w:r>
              <w:rPr>
                <w:rFonts w:hint="eastAsia" w:asciiTheme="minorEastAsia" w:hAnsiTheme="minorEastAsia"/>
                <w:color w:val="FF0000"/>
              </w:rPr>
              <w:t>地址：</w:t>
            </w:r>
          </w:p>
          <w:p w14:paraId="153224A8">
            <w:pPr>
              <w:spacing w:line="360" w:lineRule="auto"/>
              <w:rPr>
                <w:rFonts w:asciiTheme="minorEastAsia" w:hAnsiTheme="minorEastAsia"/>
                <w:color w:val="FF0000"/>
              </w:rPr>
            </w:pPr>
            <w:r>
              <w:rPr>
                <w:rFonts w:hint="eastAsia" w:asciiTheme="minorEastAsia" w:hAnsiTheme="minorEastAsia"/>
                <w:color w:val="FF0000"/>
              </w:rPr>
              <w:t>联系方式：</w:t>
            </w:r>
          </w:p>
          <w:p w14:paraId="1E838650">
            <w:pPr>
              <w:spacing w:line="360" w:lineRule="auto"/>
              <w:rPr>
                <w:rFonts w:asciiTheme="minorEastAsia" w:hAnsiTheme="minorEastAsia"/>
                <w:color w:val="FF0000"/>
              </w:rPr>
            </w:pPr>
            <w:r>
              <w:rPr>
                <w:rFonts w:hint="eastAsia" w:asciiTheme="minorEastAsia" w:hAnsiTheme="minorEastAsia"/>
                <w:color w:val="FF0000"/>
              </w:rPr>
              <w:t>传真：</w:t>
            </w:r>
          </w:p>
          <w:p w14:paraId="5A37711E">
            <w:pPr>
              <w:spacing w:line="360" w:lineRule="auto"/>
              <w:rPr>
                <w:rFonts w:asciiTheme="minorEastAsia" w:hAnsiTheme="minorEastAsia"/>
                <w:color w:val="FF0000"/>
              </w:rPr>
            </w:pPr>
          </w:p>
        </w:tc>
        <w:tc>
          <w:tcPr>
            <w:tcW w:w="5351" w:type="dxa"/>
          </w:tcPr>
          <w:p w14:paraId="24A6D174">
            <w:pPr>
              <w:spacing w:line="360" w:lineRule="auto"/>
              <w:rPr>
                <w:rFonts w:asciiTheme="minorEastAsia" w:hAnsiTheme="minorEastAsia"/>
                <w:color w:val="FF0000"/>
              </w:rPr>
            </w:pPr>
            <w:r>
              <w:rPr>
                <w:rFonts w:hint="eastAsia" w:asciiTheme="minorEastAsia" w:hAnsiTheme="minorEastAsia"/>
                <w:color w:val="FF0000"/>
              </w:rPr>
              <w:t>乙方（公章）：</w:t>
            </w:r>
            <w:r>
              <w:rPr>
                <w:rFonts w:asciiTheme="minorEastAsia" w:hAnsiTheme="minorEastAsia"/>
                <w:color w:val="FF0000"/>
              </w:rPr>
              <w:t xml:space="preserve"> </w:t>
            </w:r>
          </w:p>
          <w:p w14:paraId="45F3C011">
            <w:pPr>
              <w:spacing w:line="360" w:lineRule="auto"/>
              <w:rPr>
                <w:rFonts w:asciiTheme="minorEastAsia" w:hAnsiTheme="minorEastAsia"/>
                <w:color w:val="FF0000"/>
              </w:rPr>
            </w:pPr>
            <w:r>
              <w:rPr>
                <w:rFonts w:hint="eastAsia" w:asciiTheme="minorEastAsia" w:hAnsiTheme="minorEastAsia"/>
                <w:color w:val="FF0000"/>
              </w:rPr>
              <w:t>联系人：</w:t>
            </w:r>
          </w:p>
          <w:p w14:paraId="073B3CB3">
            <w:pPr>
              <w:spacing w:line="360" w:lineRule="auto"/>
              <w:rPr>
                <w:rFonts w:asciiTheme="minorEastAsia" w:hAnsiTheme="minorEastAsia"/>
                <w:color w:val="FF0000"/>
              </w:rPr>
            </w:pPr>
            <w:r>
              <w:rPr>
                <w:rFonts w:hint="eastAsia" w:asciiTheme="minorEastAsia" w:hAnsiTheme="minorEastAsia"/>
                <w:color w:val="FF0000"/>
              </w:rPr>
              <w:t>供应商规模：（大型企业/中型企业/小微型企业/其他）</w:t>
            </w:r>
          </w:p>
          <w:p w14:paraId="45B076E3">
            <w:pPr>
              <w:spacing w:line="360" w:lineRule="auto"/>
              <w:rPr>
                <w:rFonts w:asciiTheme="minorEastAsia" w:hAnsiTheme="minorEastAsia"/>
                <w:color w:val="FF0000"/>
              </w:rPr>
            </w:pPr>
            <w:r>
              <w:rPr>
                <w:rFonts w:hint="eastAsia" w:asciiTheme="minorEastAsia" w:hAnsiTheme="minorEastAsia"/>
                <w:color w:val="FF0000"/>
              </w:rPr>
              <w:t>供应商特殊性质：（监狱企业/残疾人福利性单位/其他）</w:t>
            </w:r>
          </w:p>
          <w:p w14:paraId="7DF5745D">
            <w:pPr>
              <w:spacing w:line="360" w:lineRule="auto"/>
              <w:rPr>
                <w:rFonts w:asciiTheme="minorEastAsia" w:hAnsiTheme="minorEastAsia"/>
                <w:color w:val="FF0000"/>
              </w:rPr>
            </w:pPr>
            <w:r>
              <w:rPr>
                <w:rFonts w:hint="eastAsia" w:asciiTheme="minorEastAsia" w:hAnsiTheme="minorEastAsia"/>
                <w:color w:val="FF0000"/>
              </w:rPr>
              <w:t>开户名称：</w:t>
            </w:r>
          </w:p>
          <w:p w14:paraId="0ED4C72C">
            <w:pPr>
              <w:spacing w:line="360" w:lineRule="auto"/>
              <w:rPr>
                <w:rFonts w:asciiTheme="minorEastAsia" w:hAnsiTheme="minorEastAsia"/>
                <w:color w:val="FF0000"/>
              </w:rPr>
            </w:pPr>
            <w:r>
              <w:rPr>
                <w:rFonts w:hint="eastAsia" w:asciiTheme="minorEastAsia" w:hAnsiTheme="minorEastAsia"/>
                <w:color w:val="FF0000"/>
              </w:rPr>
              <w:t>开户银行：</w:t>
            </w:r>
          </w:p>
          <w:p w14:paraId="4BE43CA3">
            <w:pPr>
              <w:spacing w:line="360" w:lineRule="auto"/>
              <w:rPr>
                <w:rFonts w:asciiTheme="minorEastAsia" w:hAnsiTheme="minorEastAsia"/>
                <w:color w:val="FF0000"/>
              </w:rPr>
            </w:pPr>
            <w:r>
              <w:rPr>
                <w:rFonts w:hint="eastAsia" w:asciiTheme="minorEastAsia" w:hAnsiTheme="minorEastAsia"/>
                <w:color w:val="FF0000"/>
              </w:rPr>
              <w:t>银行账号：</w:t>
            </w:r>
          </w:p>
          <w:p w14:paraId="1C8E006F">
            <w:pPr>
              <w:spacing w:line="360" w:lineRule="auto"/>
              <w:rPr>
                <w:rFonts w:asciiTheme="minorEastAsia" w:hAnsiTheme="minorEastAsia"/>
                <w:color w:val="FF0000"/>
              </w:rPr>
            </w:pPr>
            <w:r>
              <w:rPr>
                <w:rFonts w:hint="eastAsia" w:asciiTheme="minorEastAsia" w:hAnsiTheme="minorEastAsia"/>
                <w:color w:val="FF0000"/>
              </w:rPr>
              <w:t>纳税人识别号：</w:t>
            </w:r>
          </w:p>
          <w:p w14:paraId="6FA2A7BE">
            <w:pPr>
              <w:spacing w:line="360" w:lineRule="auto"/>
              <w:rPr>
                <w:rFonts w:asciiTheme="minorEastAsia" w:hAnsiTheme="minorEastAsia"/>
                <w:color w:val="FF0000"/>
              </w:rPr>
            </w:pPr>
            <w:r>
              <w:rPr>
                <w:rFonts w:hint="eastAsia" w:asciiTheme="minorEastAsia" w:hAnsiTheme="minorEastAsia"/>
                <w:color w:val="FF0000"/>
              </w:rPr>
              <w:t>供应商所在区域：</w:t>
            </w:r>
          </w:p>
          <w:p w14:paraId="28A058AD">
            <w:pPr>
              <w:spacing w:line="360" w:lineRule="auto"/>
              <w:rPr>
                <w:rFonts w:asciiTheme="minorEastAsia" w:hAnsiTheme="minorEastAsia"/>
                <w:color w:val="FF0000"/>
              </w:rPr>
            </w:pPr>
            <w:r>
              <w:rPr>
                <w:rFonts w:hint="eastAsia" w:asciiTheme="minorEastAsia" w:hAnsiTheme="minorEastAsia"/>
                <w:color w:val="FF0000"/>
              </w:rPr>
              <w:t>地址：</w:t>
            </w:r>
          </w:p>
          <w:p w14:paraId="54F780A0">
            <w:pPr>
              <w:spacing w:line="360" w:lineRule="auto"/>
              <w:rPr>
                <w:rFonts w:asciiTheme="minorEastAsia" w:hAnsiTheme="minorEastAsia"/>
                <w:color w:val="FF0000"/>
              </w:rPr>
            </w:pPr>
            <w:r>
              <w:rPr>
                <w:rFonts w:hint="eastAsia" w:asciiTheme="minorEastAsia" w:hAnsiTheme="minorEastAsia"/>
                <w:color w:val="FF0000"/>
              </w:rPr>
              <w:t>联系方式：</w:t>
            </w:r>
          </w:p>
          <w:p w14:paraId="0DE19DC8">
            <w:pPr>
              <w:spacing w:line="360" w:lineRule="auto"/>
              <w:rPr>
                <w:rFonts w:asciiTheme="minorEastAsia" w:hAnsiTheme="minorEastAsia"/>
                <w:color w:val="FF0000"/>
              </w:rPr>
            </w:pPr>
            <w:r>
              <w:rPr>
                <w:rFonts w:hint="eastAsia" w:asciiTheme="minorEastAsia" w:hAnsiTheme="minorEastAsia"/>
                <w:color w:val="FF0000"/>
              </w:rPr>
              <w:t>传真：</w:t>
            </w:r>
          </w:p>
        </w:tc>
      </w:tr>
    </w:tbl>
    <w:p w14:paraId="135E3F82">
      <w:pPr>
        <w:autoSpaceDE w:val="0"/>
        <w:autoSpaceDN w:val="0"/>
        <w:spacing w:line="360" w:lineRule="auto"/>
        <w:ind w:left="823" w:hanging="823" w:hangingChars="392"/>
        <w:rPr>
          <w:rFonts w:ascii="宋体" w:hAnsi="宋体" w:eastAsia="宋体" w:cs="Times New Roman"/>
          <w:color w:val="000000"/>
          <w:kern w:val="0"/>
          <w:szCs w:val="21"/>
        </w:rPr>
      </w:pPr>
      <w:r>
        <w:rPr>
          <w:rFonts w:hint="eastAsia" w:ascii="宋体" w:hAnsi="宋体" w:eastAsia="宋体" w:cs="Times New Roman"/>
          <w:color w:val="000000"/>
          <w:kern w:val="0"/>
          <w:szCs w:val="21"/>
        </w:rPr>
        <w:t>丙方</w:t>
      </w:r>
      <w:r>
        <w:rPr>
          <w:rFonts w:hint="eastAsia"/>
          <w:color w:val="FF0000"/>
        </w:rPr>
        <w:t>（公章）</w:t>
      </w:r>
      <w:r>
        <w:rPr>
          <w:rFonts w:hint="eastAsia" w:ascii="宋体" w:hAnsi="宋体" w:eastAsia="宋体" w:cs="Times New Roman"/>
          <w:color w:val="000000"/>
          <w:kern w:val="0"/>
          <w:szCs w:val="21"/>
        </w:rPr>
        <w:t xml:space="preserve">：                                 </w:t>
      </w:r>
    </w:p>
    <w:p w14:paraId="447E382F">
      <w:pPr>
        <w:spacing w:line="360" w:lineRule="auto"/>
        <w:rPr>
          <w:color w:val="FF0000"/>
        </w:rPr>
      </w:pPr>
      <w:r>
        <w:rPr>
          <w:rFonts w:hint="eastAsia"/>
          <w:color w:val="FF0000"/>
        </w:rPr>
        <w:t>联系人：</w:t>
      </w:r>
    </w:p>
    <w:p w14:paraId="1D9EB888">
      <w:pPr>
        <w:spacing w:line="360" w:lineRule="auto"/>
        <w:rPr>
          <w:color w:val="FF0000"/>
        </w:rPr>
      </w:pPr>
      <w:r>
        <w:rPr>
          <w:rFonts w:hint="eastAsia"/>
          <w:color w:val="FF0000"/>
        </w:rPr>
        <w:t>开户名称：</w:t>
      </w:r>
    </w:p>
    <w:p w14:paraId="72F163B2">
      <w:pPr>
        <w:spacing w:line="360" w:lineRule="auto"/>
        <w:rPr>
          <w:color w:val="FF0000"/>
        </w:rPr>
      </w:pPr>
      <w:r>
        <w:rPr>
          <w:rFonts w:hint="eastAsia"/>
          <w:color w:val="FF0000"/>
        </w:rPr>
        <w:t>开户银行：</w:t>
      </w:r>
    </w:p>
    <w:p w14:paraId="735CC750">
      <w:pPr>
        <w:spacing w:line="360" w:lineRule="auto"/>
        <w:rPr>
          <w:color w:val="FF0000"/>
        </w:rPr>
      </w:pPr>
      <w:r>
        <w:rPr>
          <w:rFonts w:hint="eastAsia"/>
          <w:color w:val="FF0000"/>
        </w:rPr>
        <w:t>银行账号：</w:t>
      </w:r>
    </w:p>
    <w:p w14:paraId="7098FF22">
      <w:pPr>
        <w:spacing w:line="360" w:lineRule="auto"/>
        <w:rPr>
          <w:color w:val="FF0000"/>
        </w:rPr>
      </w:pPr>
      <w:r>
        <w:rPr>
          <w:rFonts w:hint="eastAsia"/>
          <w:color w:val="FF0000"/>
        </w:rPr>
        <w:t>纳税人识别号：</w:t>
      </w:r>
    </w:p>
    <w:p w14:paraId="3ABA31CC">
      <w:pPr>
        <w:spacing w:line="360" w:lineRule="auto"/>
        <w:rPr>
          <w:color w:val="FF0000"/>
        </w:rPr>
      </w:pPr>
      <w:r>
        <w:rPr>
          <w:rFonts w:hint="eastAsia"/>
          <w:color w:val="FF0000"/>
        </w:rPr>
        <w:t>地址：</w:t>
      </w:r>
    </w:p>
    <w:p w14:paraId="1EAD637F">
      <w:pPr>
        <w:spacing w:line="360" w:lineRule="auto"/>
        <w:rPr>
          <w:color w:val="FF0000"/>
        </w:rPr>
      </w:pPr>
      <w:r>
        <w:rPr>
          <w:rFonts w:hint="eastAsia"/>
          <w:color w:val="FF0000"/>
        </w:rPr>
        <w:t>联系方式：</w:t>
      </w:r>
    </w:p>
    <w:p w14:paraId="09616DBB">
      <w:pPr>
        <w:autoSpaceDE w:val="0"/>
        <w:autoSpaceDN w:val="0"/>
        <w:spacing w:line="360" w:lineRule="auto"/>
        <w:ind w:left="823" w:hanging="823" w:hangingChars="392"/>
        <w:rPr>
          <w:rFonts w:ascii="宋体" w:hAnsi="宋体" w:eastAsia="宋体" w:cs="宋体"/>
          <w:b/>
          <w:color w:val="000000"/>
          <w:kern w:val="0"/>
          <w:szCs w:val="24"/>
        </w:rPr>
      </w:pPr>
      <w:r>
        <w:rPr>
          <w:rFonts w:hint="eastAsia"/>
          <w:color w:val="FF0000"/>
        </w:rPr>
        <w:t>传真：</w:t>
      </w:r>
    </w:p>
    <w:p w14:paraId="4E5043A8">
      <w:pPr>
        <w:jc w:val="left"/>
        <w:rPr>
          <w:rFonts w:ascii="宋体" w:hAnsi="宋体" w:eastAsia="宋体" w:cs="宋体"/>
          <w:b/>
          <w:bCs/>
          <w:szCs w:val="21"/>
        </w:rPr>
      </w:pPr>
      <w:r>
        <w:rPr>
          <w:rFonts w:ascii="宋体" w:hAnsi="宋体" w:eastAsia="宋体" w:cs="Times New Roman"/>
          <w:b/>
          <w:color w:val="000000"/>
          <w:kern w:val="1"/>
          <w:sz w:val="28"/>
          <w:szCs w:val="28"/>
        </w:rPr>
        <w:br w:type="page"/>
      </w:r>
      <w:r>
        <w:rPr>
          <w:rFonts w:hint="eastAsia"/>
          <w:b/>
          <w:sz w:val="30"/>
          <w:szCs w:val="30"/>
        </w:rPr>
        <w:t>合同格式三 服务合同</w:t>
      </w:r>
    </w:p>
    <w:p w14:paraId="2F272489">
      <w:pPr>
        <w:spacing w:line="360" w:lineRule="auto"/>
        <w:jc w:val="center"/>
        <w:rPr>
          <w:rFonts w:ascii="宋体" w:hAnsi="宋体" w:eastAsia="宋体" w:cs="宋体"/>
          <w:b/>
          <w:bCs/>
          <w:sz w:val="28"/>
          <w:szCs w:val="28"/>
        </w:rPr>
      </w:pPr>
      <w:r>
        <w:rPr>
          <w:rFonts w:hint="eastAsia" w:ascii="宋体" w:hAnsi="宋体" w:eastAsia="宋体" w:cs="宋体"/>
          <w:b/>
          <w:bCs/>
          <w:sz w:val="28"/>
          <w:szCs w:val="28"/>
        </w:rPr>
        <w:t>政府采购合同</w:t>
      </w:r>
    </w:p>
    <w:p w14:paraId="33B6A2C0">
      <w:pPr>
        <w:spacing w:line="360" w:lineRule="auto"/>
        <w:jc w:val="center"/>
        <w:rPr>
          <w:rFonts w:ascii="宋体" w:hAnsi="宋体" w:eastAsia="宋体" w:cs="宋体"/>
          <w:szCs w:val="20"/>
        </w:rPr>
      </w:pPr>
    </w:p>
    <w:p w14:paraId="1C0D9457">
      <w:pPr>
        <w:spacing w:line="360" w:lineRule="auto"/>
        <w:rPr>
          <w:rFonts w:ascii="宋体" w:hAnsi="宋体" w:eastAsia="宋体" w:cs="宋体"/>
          <w:szCs w:val="20"/>
        </w:rPr>
      </w:pPr>
      <w:r>
        <w:rPr>
          <w:rFonts w:hint="eastAsia" w:ascii="宋体" w:hAnsi="宋体" w:eastAsia="宋体" w:cs="宋体"/>
          <w:szCs w:val="20"/>
        </w:rPr>
        <w:t>合同名称：</w:t>
      </w:r>
    </w:p>
    <w:p w14:paraId="2ADB766F">
      <w:pPr>
        <w:spacing w:line="360" w:lineRule="auto"/>
        <w:rPr>
          <w:rFonts w:ascii="宋体" w:hAnsi="宋体" w:eastAsia="宋体" w:cs="宋体"/>
          <w:szCs w:val="20"/>
        </w:rPr>
      </w:pPr>
      <w:r>
        <w:rPr>
          <w:rFonts w:hint="eastAsia" w:ascii="宋体" w:hAnsi="宋体" w:eastAsia="宋体" w:cs="宋体"/>
          <w:szCs w:val="20"/>
        </w:rPr>
        <w:t>合同编号：</w:t>
      </w:r>
    </w:p>
    <w:p w14:paraId="59350CC9">
      <w:pPr>
        <w:spacing w:line="360" w:lineRule="auto"/>
        <w:rPr>
          <w:rFonts w:ascii="宋体" w:hAnsi="宋体" w:eastAsia="宋体" w:cs="宋体"/>
          <w:szCs w:val="20"/>
        </w:rPr>
      </w:pPr>
      <w:r>
        <w:rPr>
          <w:rFonts w:hint="eastAsia" w:ascii="宋体" w:hAnsi="宋体" w:eastAsia="宋体" w:cs="宋体"/>
          <w:szCs w:val="20"/>
        </w:rPr>
        <w:t>签约地点：</w:t>
      </w:r>
    </w:p>
    <w:p w14:paraId="08DD8573">
      <w:pPr>
        <w:spacing w:line="360" w:lineRule="auto"/>
        <w:rPr>
          <w:rFonts w:ascii="宋体" w:hAnsi="宋体" w:eastAsia="宋体" w:cs="宋体"/>
          <w:szCs w:val="20"/>
        </w:rPr>
      </w:pPr>
      <w:r>
        <w:rPr>
          <w:rFonts w:hint="eastAsia" w:ascii="宋体" w:hAnsi="宋体" w:eastAsia="宋体" w:cs="宋体"/>
          <w:szCs w:val="20"/>
        </w:rPr>
        <w:t>合同类别：服务</w:t>
      </w:r>
    </w:p>
    <w:p w14:paraId="29F78E7D">
      <w:pPr>
        <w:spacing w:line="360" w:lineRule="auto"/>
        <w:rPr>
          <w:rFonts w:ascii="宋体" w:hAnsi="宋体" w:eastAsia="宋体" w:cs="宋体"/>
          <w:szCs w:val="20"/>
        </w:rPr>
      </w:pPr>
      <w:r>
        <w:rPr>
          <w:rFonts w:hint="eastAsia" w:ascii="宋体" w:hAnsi="宋体" w:eastAsia="宋体" w:cs="宋体"/>
          <w:szCs w:val="20"/>
        </w:rPr>
        <w:t>签订日期：</w:t>
      </w:r>
    </w:p>
    <w:p w14:paraId="75B9938F">
      <w:pPr>
        <w:spacing w:line="360" w:lineRule="auto"/>
        <w:rPr>
          <w:rFonts w:ascii="宋体" w:hAnsi="宋体" w:eastAsia="宋体" w:cs="宋体"/>
          <w:szCs w:val="20"/>
        </w:rPr>
      </w:pPr>
      <w:r>
        <w:rPr>
          <w:rFonts w:hint="eastAsia" w:ascii="宋体" w:hAnsi="宋体" w:eastAsia="宋体" w:cs="宋体"/>
          <w:szCs w:val="20"/>
        </w:rPr>
        <w:t>签订类型：</w:t>
      </w:r>
      <w:r>
        <w:rPr>
          <w:rFonts w:hint="eastAsia" w:ascii="宋体" w:hAnsi="宋体" w:eastAsia="宋体" w:cs="宋体"/>
          <w:color w:val="FF0000"/>
          <w:szCs w:val="20"/>
        </w:rPr>
        <w:t>单项合同/年度合同</w:t>
      </w:r>
    </w:p>
    <w:p w14:paraId="40205E81">
      <w:pPr>
        <w:spacing w:line="360" w:lineRule="auto"/>
        <w:rPr>
          <w:rFonts w:ascii="宋体" w:hAnsi="宋体" w:eastAsia="宋体" w:cs="宋体"/>
          <w:szCs w:val="20"/>
        </w:rPr>
      </w:pPr>
      <w:r>
        <w:rPr>
          <w:rFonts w:hint="eastAsia" w:ascii="宋体" w:hAnsi="宋体" w:eastAsia="宋体" w:cs="宋体"/>
          <w:szCs w:val="20"/>
        </w:rPr>
        <w:t>合同范本：采购合同</w:t>
      </w:r>
    </w:p>
    <w:p w14:paraId="21318F5E">
      <w:pPr>
        <w:spacing w:line="360" w:lineRule="auto"/>
        <w:rPr>
          <w:rFonts w:ascii="宋体" w:hAnsi="宋体" w:eastAsia="宋体" w:cs="宋体"/>
          <w:szCs w:val="20"/>
        </w:rPr>
      </w:pPr>
      <w:r>
        <w:rPr>
          <w:rFonts w:hint="eastAsia" w:ascii="宋体" w:hAnsi="宋体" w:eastAsia="宋体" w:cs="宋体"/>
          <w:szCs w:val="20"/>
        </w:rPr>
        <w:t xml:space="preserve">合同期限： </w:t>
      </w:r>
      <w:r>
        <w:rPr>
          <w:rFonts w:ascii="宋体" w:hAnsi="宋体" w:eastAsia="宋体" w:cs="宋体"/>
          <w:color w:val="FF0000"/>
          <w:szCs w:val="20"/>
        </w:rPr>
        <w:t>20</w:t>
      </w:r>
      <w:r>
        <w:rPr>
          <w:rFonts w:hint="eastAsia" w:ascii="宋体" w:hAnsi="宋体" w:eastAsia="宋体" w:cs="宋体"/>
          <w:color w:val="FF0000"/>
          <w:szCs w:val="20"/>
        </w:rPr>
        <w:t>XX</w:t>
      </w:r>
      <w:r>
        <w:rPr>
          <w:rFonts w:ascii="宋体" w:hAnsi="宋体" w:eastAsia="宋体" w:cs="宋体"/>
          <w:color w:val="FF0000"/>
          <w:szCs w:val="20"/>
        </w:rPr>
        <w:t>年</w:t>
      </w:r>
      <w:r>
        <w:rPr>
          <w:rFonts w:hint="eastAsia" w:ascii="宋体" w:hAnsi="宋体" w:eastAsia="宋体" w:cs="宋体"/>
          <w:color w:val="FF0000"/>
          <w:szCs w:val="20"/>
        </w:rPr>
        <w:t>XX</w:t>
      </w:r>
      <w:r>
        <w:rPr>
          <w:rFonts w:ascii="宋体" w:hAnsi="宋体" w:eastAsia="宋体" w:cs="宋体"/>
          <w:color w:val="FF0000"/>
          <w:szCs w:val="20"/>
        </w:rPr>
        <w:t>月</w:t>
      </w:r>
      <w:r>
        <w:rPr>
          <w:rFonts w:hint="eastAsia" w:ascii="宋体" w:hAnsi="宋体" w:eastAsia="宋体" w:cs="宋体"/>
          <w:color w:val="FF0000"/>
          <w:szCs w:val="20"/>
        </w:rPr>
        <w:t>XX</w:t>
      </w:r>
      <w:r>
        <w:rPr>
          <w:rFonts w:ascii="宋体" w:hAnsi="宋体" w:eastAsia="宋体" w:cs="宋体"/>
          <w:color w:val="FF0000"/>
          <w:szCs w:val="20"/>
        </w:rPr>
        <w:t>日</w:t>
      </w:r>
      <w:r>
        <w:rPr>
          <w:rFonts w:hint="eastAsia" w:ascii="宋体" w:hAnsi="宋体" w:eastAsia="宋体" w:cs="宋体"/>
          <w:color w:val="FF0000"/>
          <w:szCs w:val="20"/>
        </w:rPr>
        <w:t>至</w:t>
      </w:r>
      <w:r>
        <w:rPr>
          <w:rFonts w:ascii="宋体" w:hAnsi="宋体" w:eastAsia="宋体" w:cs="宋体"/>
          <w:color w:val="FF0000"/>
          <w:szCs w:val="20"/>
        </w:rPr>
        <w:t>20</w:t>
      </w:r>
      <w:r>
        <w:rPr>
          <w:rFonts w:hint="eastAsia" w:ascii="宋体" w:hAnsi="宋体" w:eastAsia="宋体" w:cs="宋体"/>
          <w:color w:val="FF0000"/>
          <w:szCs w:val="20"/>
        </w:rPr>
        <w:t>XX</w:t>
      </w:r>
      <w:r>
        <w:rPr>
          <w:rFonts w:ascii="宋体" w:hAnsi="宋体" w:eastAsia="宋体" w:cs="宋体"/>
          <w:color w:val="FF0000"/>
          <w:szCs w:val="20"/>
        </w:rPr>
        <w:t>年</w:t>
      </w:r>
      <w:r>
        <w:rPr>
          <w:rFonts w:hint="eastAsia" w:ascii="宋体" w:hAnsi="宋体" w:eastAsia="宋体" w:cs="宋体"/>
          <w:color w:val="FF0000"/>
          <w:szCs w:val="20"/>
        </w:rPr>
        <w:t>XX</w:t>
      </w:r>
      <w:r>
        <w:rPr>
          <w:rFonts w:ascii="宋体" w:hAnsi="宋体" w:eastAsia="宋体" w:cs="宋体"/>
          <w:color w:val="FF0000"/>
          <w:szCs w:val="20"/>
        </w:rPr>
        <w:t>月</w:t>
      </w:r>
      <w:r>
        <w:rPr>
          <w:rFonts w:hint="eastAsia" w:ascii="宋体" w:hAnsi="宋体" w:eastAsia="宋体" w:cs="宋体"/>
          <w:color w:val="FF0000"/>
          <w:szCs w:val="20"/>
        </w:rPr>
        <w:t>XX</w:t>
      </w:r>
      <w:r>
        <w:rPr>
          <w:rFonts w:ascii="宋体" w:hAnsi="宋体" w:eastAsia="宋体" w:cs="宋体"/>
          <w:color w:val="FF0000"/>
          <w:szCs w:val="20"/>
        </w:rPr>
        <w:t>日</w:t>
      </w:r>
    </w:p>
    <w:p w14:paraId="2EB48B6F">
      <w:pPr>
        <w:spacing w:line="360" w:lineRule="auto"/>
        <w:rPr>
          <w:rFonts w:ascii="宋体" w:hAnsi="宋体" w:eastAsia="宋体" w:cs="宋体"/>
          <w:szCs w:val="20"/>
        </w:rPr>
      </w:pPr>
      <w:r>
        <w:rPr>
          <w:rFonts w:hint="eastAsia" w:ascii="宋体" w:hAnsi="宋体" w:eastAsia="宋体" w:cs="宋体"/>
          <w:szCs w:val="20"/>
        </w:rPr>
        <w:t>是否包含涉密条款：否</w:t>
      </w:r>
    </w:p>
    <w:p w14:paraId="1C72C7F1">
      <w:pPr>
        <w:spacing w:line="360" w:lineRule="auto"/>
        <w:rPr>
          <w:rFonts w:ascii="宋体" w:hAnsi="宋体" w:eastAsia="宋体" w:cs="宋体"/>
          <w:szCs w:val="20"/>
        </w:rPr>
      </w:pPr>
      <w:r>
        <w:rPr>
          <w:rFonts w:hint="eastAsia" w:ascii="宋体" w:hAnsi="宋体" w:eastAsia="宋体" w:cs="宋体"/>
          <w:szCs w:val="20"/>
        </w:rPr>
        <w:t>备注：</w:t>
      </w:r>
    </w:p>
    <w:p w14:paraId="7EF821BF">
      <w:pPr>
        <w:spacing w:line="360" w:lineRule="auto"/>
        <w:rPr>
          <w:rFonts w:ascii="宋体" w:hAnsi="宋体" w:eastAsia="宋体" w:cs="宋体"/>
          <w:szCs w:val="20"/>
        </w:rPr>
      </w:pPr>
    </w:p>
    <w:p w14:paraId="1346ACEB">
      <w:pPr>
        <w:spacing w:line="360" w:lineRule="auto"/>
        <w:rPr>
          <w:rFonts w:ascii="宋体" w:hAnsi="宋体" w:eastAsia="宋体" w:cs="宋体"/>
          <w:szCs w:val="20"/>
        </w:rPr>
      </w:pPr>
      <w:r>
        <w:rPr>
          <w:rFonts w:hint="eastAsia" w:ascii="宋体" w:hAnsi="宋体" w:eastAsia="宋体" w:cs="宋体"/>
          <w:szCs w:val="20"/>
        </w:rPr>
        <w:t xml:space="preserve">甲方（采购人）：                                </w:t>
      </w:r>
    </w:p>
    <w:p w14:paraId="2C957882">
      <w:pPr>
        <w:spacing w:line="360" w:lineRule="auto"/>
        <w:rPr>
          <w:rFonts w:ascii="宋体" w:hAnsi="宋体" w:eastAsia="宋体" w:cs="宋体"/>
          <w:szCs w:val="20"/>
        </w:rPr>
      </w:pPr>
      <w:r>
        <w:rPr>
          <w:rFonts w:hint="eastAsia" w:ascii="宋体" w:hAnsi="宋体" w:eastAsia="宋体" w:cs="宋体"/>
          <w:szCs w:val="20"/>
        </w:rPr>
        <w:t xml:space="preserve">乙方（中标供应商）：                                </w:t>
      </w:r>
    </w:p>
    <w:p w14:paraId="6C1D5A8E">
      <w:pPr>
        <w:spacing w:line="360" w:lineRule="auto"/>
        <w:rPr>
          <w:rFonts w:ascii="宋体" w:hAnsi="宋体" w:eastAsia="宋体" w:cs="宋体"/>
          <w:szCs w:val="20"/>
        </w:rPr>
      </w:pPr>
      <w:r>
        <w:rPr>
          <w:rFonts w:hint="eastAsia" w:ascii="宋体" w:hAnsi="宋体" w:eastAsia="宋体" w:cs="宋体"/>
          <w:szCs w:val="20"/>
        </w:rPr>
        <w:t xml:space="preserve">    根据《中华人民共和国政府采购法》、《中华人民共和国民法典》等相关法律法规及</w:t>
      </w:r>
      <w:r>
        <w:rPr>
          <w:rFonts w:hint="eastAsia" w:ascii="宋体" w:hAnsi="宋体" w:eastAsia="宋体" w:cs="宋体"/>
          <w:szCs w:val="20"/>
          <w:u w:val="single"/>
        </w:rPr>
        <w:t>[项目名称]</w:t>
      </w:r>
      <w:r>
        <w:rPr>
          <w:rFonts w:hint="eastAsia" w:ascii="宋体" w:hAnsi="宋体" w:eastAsia="宋体" w:cs="宋体"/>
          <w:szCs w:val="20"/>
        </w:rPr>
        <w:t>招标文件（项目编号：[项目编号]，</w:t>
      </w:r>
      <w:r>
        <w:rPr>
          <w:rFonts w:hint="eastAsia" w:ascii="宋体" w:hAnsi="宋体" w:eastAsia="宋体" w:cs="宋体"/>
          <w:color w:val="FF0000"/>
          <w:szCs w:val="20"/>
        </w:rPr>
        <w:t>采购包</w:t>
      </w:r>
      <w:r>
        <w:rPr>
          <w:rFonts w:hint="eastAsia" w:ascii="宋体" w:hAnsi="宋体" w:eastAsia="宋体" w:cs="宋体"/>
          <w:color w:val="FF0000"/>
          <w:szCs w:val="20"/>
          <w:u w:val="single"/>
        </w:rPr>
        <w:t xml:space="preserve">     </w:t>
      </w:r>
      <w:r>
        <w:rPr>
          <w:rFonts w:hint="eastAsia" w:ascii="宋体" w:hAnsi="宋体" w:eastAsia="宋体" w:cs="宋体"/>
          <w:szCs w:val="20"/>
        </w:rPr>
        <w:t>）的要求，经双方协商，本着平等互利和诚实信用的原则，一致同意签订本合同。</w:t>
      </w:r>
    </w:p>
    <w:p w14:paraId="3398A0CA">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合同采购内容</w:t>
      </w:r>
    </w:p>
    <w:tbl>
      <w:tblPr>
        <w:tblStyle w:val="23"/>
        <w:tblW w:w="9720" w:type="dxa"/>
        <w:tblInd w:w="21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89"/>
        <w:gridCol w:w="1135"/>
        <w:gridCol w:w="1276"/>
        <w:gridCol w:w="1353"/>
        <w:gridCol w:w="1134"/>
        <w:gridCol w:w="1134"/>
        <w:gridCol w:w="933"/>
        <w:gridCol w:w="933"/>
        <w:gridCol w:w="933"/>
      </w:tblGrid>
      <w:tr w14:paraId="491BD5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85" w:hRule="atLeast"/>
        </w:trPr>
        <w:tc>
          <w:tcPr>
            <w:tcW w:w="888" w:type="dxa"/>
            <w:tcBorders>
              <w:top w:val="single" w:color="auto" w:sz="8" w:space="0"/>
              <w:left w:val="single" w:color="auto" w:sz="8" w:space="0"/>
              <w:bottom w:val="single" w:color="auto" w:sz="8" w:space="0"/>
              <w:right w:val="single" w:color="auto" w:sz="8" w:space="0"/>
            </w:tcBorders>
            <w:vAlign w:val="center"/>
          </w:tcPr>
          <w:p w14:paraId="30E5D047">
            <w:pPr>
              <w:autoSpaceDE w:val="0"/>
              <w:autoSpaceDN w:val="0"/>
              <w:spacing w:line="360" w:lineRule="auto"/>
              <w:jc w:val="center"/>
              <w:rPr>
                <w:rFonts w:ascii="宋体" w:hAnsi="宋体" w:cs="宋体"/>
                <w:color w:val="FF0000"/>
                <w:szCs w:val="21"/>
              </w:rPr>
            </w:pPr>
            <w:r>
              <w:rPr>
                <w:rFonts w:hint="eastAsia" w:ascii="宋体" w:hAnsi="宋体" w:cs="宋体"/>
                <w:color w:val="FF0000"/>
                <w:szCs w:val="21"/>
              </w:rPr>
              <w:t>序号</w:t>
            </w:r>
          </w:p>
        </w:tc>
        <w:tc>
          <w:tcPr>
            <w:tcW w:w="1134" w:type="dxa"/>
            <w:tcBorders>
              <w:top w:val="single" w:color="auto" w:sz="8" w:space="0"/>
              <w:left w:val="single" w:color="auto" w:sz="8" w:space="0"/>
              <w:bottom w:val="single" w:color="auto" w:sz="8" w:space="0"/>
              <w:right w:val="single" w:color="auto" w:sz="8" w:space="0"/>
            </w:tcBorders>
            <w:vAlign w:val="center"/>
          </w:tcPr>
          <w:p w14:paraId="10A52B8D">
            <w:pPr>
              <w:jc w:val="center"/>
              <w:rPr>
                <w:rFonts w:ascii="Calibri" w:hAnsi="Calibri"/>
                <w:color w:val="FF0000"/>
              </w:rPr>
            </w:pPr>
            <w:r>
              <w:rPr>
                <w:rFonts w:hint="eastAsia" w:ascii="Calibri" w:hAnsi="Calibri"/>
                <w:color w:val="FF0000"/>
              </w:rPr>
              <w:t>品目编码</w:t>
            </w:r>
          </w:p>
        </w:tc>
        <w:tc>
          <w:tcPr>
            <w:tcW w:w="1275" w:type="dxa"/>
            <w:tcBorders>
              <w:top w:val="single" w:color="auto" w:sz="8" w:space="0"/>
              <w:left w:val="single" w:color="auto" w:sz="8" w:space="0"/>
              <w:bottom w:val="single" w:color="auto" w:sz="8" w:space="0"/>
              <w:right w:val="single" w:color="auto" w:sz="8" w:space="0"/>
            </w:tcBorders>
            <w:vAlign w:val="center"/>
          </w:tcPr>
          <w:p w14:paraId="329D4F45">
            <w:pPr>
              <w:jc w:val="center"/>
              <w:rPr>
                <w:rFonts w:ascii="Calibri" w:hAnsi="Calibri"/>
                <w:color w:val="FF0000"/>
              </w:rPr>
            </w:pPr>
            <w:r>
              <w:rPr>
                <w:rFonts w:hint="eastAsia" w:ascii="Calibri" w:hAnsi="Calibri"/>
                <w:color w:val="FF0000"/>
              </w:rPr>
              <w:t>品目名称</w:t>
            </w:r>
          </w:p>
        </w:tc>
        <w:tc>
          <w:tcPr>
            <w:tcW w:w="1352" w:type="dxa"/>
            <w:tcBorders>
              <w:top w:val="single" w:color="auto" w:sz="8" w:space="0"/>
              <w:left w:val="single" w:color="auto" w:sz="8" w:space="0"/>
              <w:bottom w:val="single" w:color="auto" w:sz="8" w:space="0"/>
              <w:right w:val="single" w:color="auto" w:sz="8" w:space="0"/>
            </w:tcBorders>
            <w:vAlign w:val="center"/>
          </w:tcPr>
          <w:p w14:paraId="23D14B0B">
            <w:pPr>
              <w:jc w:val="center"/>
              <w:rPr>
                <w:rFonts w:ascii="Calibri" w:hAnsi="Calibri"/>
                <w:color w:val="FF0000"/>
              </w:rPr>
            </w:pPr>
            <w:r>
              <w:rPr>
                <w:rFonts w:hint="eastAsia" w:ascii="Calibri" w:hAnsi="Calibri"/>
                <w:color w:val="FF0000"/>
              </w:rPr>
              <w:t>采购标的</w:t>
            </w:r>
          </w:p>
        </w:tc>
        <w:tc>
          <w:tcPr>
            <w:tcW w:w="1134" w:type="dxa"/>
            <w:tcBorders>
              <w:top w:val="single" w:color="auto" w:sz="8" w:space="0"/>
              <w:left w:val="single" w:color="auto" w:sz="8" w:space="0"/>
              <w:bottom w:val="single" w:color="auto" w:sz="8" w:space="0"/>
              <w:right w:val="single" w:color="auto" w:sz="8" w:space="0"/>
            </w:tcBorders>
            <w:vAlign w:val="center"/>
          </w:tcPr>
          <w:p w14:paraId="0956CCA0">
            <w:pPr>
              <w:widowControl/>
              <w:jc w:val="center"/>
              <w:rPr>
                <w:rFonts w:ascii="Calibri" w:hAnsi="Calibri"/>
                <w:color w:val="FF0000"/>
              </w:rPr>
            </w:pPr>
            <w:r>
              <w:rPr>
                <w:rFonts w:hint="eastAsia" w:ascii="Calibri" w:hAnsi="Calibri"/>
                <w:color w:val="FF0000"/>
              </w:rPr>
              <w:t>采购数量</w:t>
            </w:r>
          </w:p>
        </w:tc>
        <w:tc>
          <w:tcPr>
            <w:tcW w:w="1134" w:type="dxa"/>
            <w:tcBorders>
              <w:top w:val="single" w:color="auto" w:sz="8" w:space="0"/>
              <w:left w:val="single" w:color="auto" w:sz="8" w:space="0"/>
              <w:bottom w:val="single" w:color="auto" w:sz="8" w:space="0"/>
              <w:right w:val="single" w:color="auto" w:sz="8" w:space="0"/>
            </w:tcBorders>
            <w:vAlign w:val="center"/>
          </w:tcPr>
          <w:p w14:paraId="39F42CC2">
            <w:pPr>
              <w:jc w:val="center"/>
              <w:rPr>
                <w:rFonts w:ascii="Calibri" w:hAnsi="Calibri"/>
                <w:color w:val="FF0000"/>
              </w:rPr>
            </w:pPr>
            <w:r>
              <w:rPr>
                <w:rFonts w:hint="eastAsia" w:ascii="Calibri" w:hAnsi="Calibri"/>
                <w:color w:val="FF0000"/>
              </w:rPr>
              <w:t>计量单位</w:t>
            </w:r>
          </w:p>
        </w:tc>
        <w:tc>
          <w:tcPr>
            <w:tcW w:w="933" w:type="dxa"/>
            <w:tcBorders>
              <w:top w:val="single" w:color="auto" w:sz="8" w:space="0"/>
              <w:left w:val="single" w:color="auto" w:sz="8" w:space="0"/>
              <w:bottom w:val="single" w:color="auto" w:sz="8" w:space="0"/>
              <w:right w:val="single" w:color="auto" w:sz="8" w:space="0"/>
            </w:tcBorders>
          </w:tcPr>
          <w:p w14:paraId="11DCD534">
            <w:pPr>
              <w:widowControl/>
              <w:jc w:val="center"/>
              <w:rPr>
                <w:rFonts w:ascii="Calibri" w:hAnsi="Calibri"/>
                <w:color w:val="FF0000"/>
              </w:rPr>
            </w:pPr>
            <w:r>
              <w:rPr>
                <w:rFonts w:hint="eastAsia" w:ascii="Calibri" w:hAnsi="Calibri"/>
                <w:color w:val="FF0000"/>
              </w:rPr>
              <w:t>服务范围</w:t>
            </w:r>
          </w:p>
        </w:tc>
        <w:tc>
          <w:tcPr>
            <w:tcW w:w="933" w:type="dxa"/>
            <w:tcBorders>
              <w:top w:val="single" w:color="auto" w:sz="8" w:space="0"/>
              <w:left w:val="single" w:color="auto" w:sz="8" w:space="0"/>
              <w:bottom w:val="single" w:color="auto" w:sz="8" w:space="0"/>
              <w:right w:val="single" w:color="auto" w:sz="8" w:space="0"/>
            </w:tcBorders>
            <w:vAlign w:val="center"/>
          </w:tcPr>
          <w:p w14:paraId="44966D5E">
            <w:pPr>
              <w:widowControl/>
              <w:jc w:val="center"/>
              <w:rPr>
                <w:rFonts w:ascii="Calibri" w:hAnsi="Calibri"/>
                <w:color w:val="FF0000"/>
              </w:rPr>
            </w:pPr>
            <w:r>
              <w:rPr>
                <w:rFonts w:hint="eastAsia" w:ascii="Calibri" w:hAnsi="Calibri"/>
                <w:color w:val="FF0000"/>
              </w:rPr>
              <w:t>单价（元）</w:t>
            </w:r>
          </w:p>
        </w:tc>
        <w:tc>
          <w:tcPr>
            <w:tcW w:w="933" w:type="dxa"/>
            <w:tcBorders>
              <w:top w:val="single" w:color="auto" w:sz="8" w:space="0"/>
              <w:left w:val="single" w:color="auto" w:sz="8" w:space="0"/>
              <w:bottom w:val="single" w:color="auto" w:sz="8" w:space="0"/>
              <w:right w:val="single" w:color="auto" w:sz="8" w:space="0"/>
            </w:tcBorders>
            <w:vAlign w:val="center"/>
          </w:tcPr>
          <w:p w14:paraId="3F33A3E4">
            <w:pPr>
              <w:widowControl/>
              <w:jc w:val="center"/>
              <w:rPr>
                <w:rFonts w:ascii="Calibri" w:hAnsi="Calibri"/>
                <w:color w:val="FF0000"/>
              </w:rPr>
            </w:pPr>
            <w:r>
              <w:rPr>
                <w:rFonts w:hint="eastAsia" w:ascii="Calibri" w:hAnsi="Calibri"/>
                <w:color w:val="FF0000"/>
              </w:rPr>
              <w:t>金额（元）</w:t>
            </w:r>
          </w:p>
        </w:tc>
      </w:tr>
      <w:tr w14:paraId="03B066C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trPr>
        <w:tc>
          <w:tcPr>
            <w:tcW w:w="888" w:type="dxa"/>
            <w:tcBorders>
              <w:top w:val="single" w:color="auto" w:sz="8" w:space="0"/>
              <w:left w:val="single" w:color="auto" w:sz="8" w:space="0"/>
              <w:bottom w:val="single" w:color="auto" w:sz="8" w:space="0"/>
              <w:right w:val="single" w:color="auto" w:sz="8" w:space="0"/>
            </w:tcBorders>
            <w:vAlign w:val="center"/>
          </w:tcPr>
          <w:p w14:paraId="36A7EEDE">
            <w:pPr>
              <w:autoSpaceDE w:val="0"/>
              <w:autoSpaceDN w:val="0"/>
              <w:spacing w:line="360" w:lineRule="auto"/>
              <w:ind w:left="730" w:leftChars="50" w:hanging="625" w:hangingChars="298"/>
              <w:jc w:val="center"/>
              <w:rPr>
                <w:rFonts w:ascii="宋体" w:hAnsi="宋体" w:cs="宋体"/>
                <w:color w:val="FF0000"/>
                <w:szCs w:val="21"/>
              </w:rPr>
            </w:pPr>
            <w:r>
              <w:rPr>
                <w:rFonts w:hint="eastAsia" w:ascii="宋体" w:hAnsi="宋体" w:cs="宋体"/>
                <w:color w:val="FF0000"/>
                <w:szCs w:val="21"/>
              </w:rPr>
              <w:t>1</w:t>
            </w:r>
          </w:p>
        </w:tc>
        <w:tc>
          <w:tcPr>
            <w:tcW w:w="1134" w:type="dxa"/>
            <w:tcBorders>
              <w:top w:val="single" w:color="auto" w:sz="8" w:space="0"/>
              <w:left w:val="single" w:color="auto" w:sz="8" w:space="0"/>
              <w:bottom w:val="single" w:color="auto" w:sz="8" w:space="0"/>
              <w:right w:val="single" w:color="auto" w:sz="8" w:space="0"/>
            </w:tcBorders>
            <w:vAlign w:val="center"/>
          </w:tcPr>
          <w:p w14:paraId="2DFB26C2">
            <w:pPr>
              <w:rPr>
                <w:rFonts w:ascii="Calibri" w:hAnsi="Calibri"/>
                <w:color w:val="FF0000"/>
              </w:rPr>
            </w:pPr>
          </w:p>
        </w:tc>
        <w:tc>
          <w:tcPr>
            <w:tcW w:w="1275" w:type="dxa"/>
            <w:tcBorders>
              <w:top w:val="single" w:color="auto" w:sz="8" w:space="0"/>
              <w:left w:val="single" w:color="auto" w:sz="8" w:space="0"/>
              <w:bottom w:val="single" w:color="auto" w:sz="8" w:space="0"/>
              <w:right w:val="single" w:color="auto" w:sz="8" w:space="0"/>
            </w:tcBorders>
            <w:vAlign w:val="center"/>
          </w:tcPr>
          <w:p w14:paraId="0B88BB19">
            <w:pPr>
              <w:rPr>
                <w:rFonts w:ascii="Calibri" w:hAnsi="Calibri"/>
                <w:color w:val="FF0000"/>
              </w:rPr>
            </w:pPr>
          </w:p>
        </w:tc>
        <w:tc>
          <w:tcPr>
            <w:tcW w:w="1352" w:type="dxa"/>
            <w:tcBorders>
              <w:top w:val="single" w:color="auto" w:sz="8" w:space="0"/>
              <w:left w:val="single" w:color="auto" w:sz="8" w:space="0"/>
              <w:bottom w:val="single" w:color="auto" w:sz="8" w:space="0"/>
              <w:right w:val="single" w:color="auto" w:sz="8" w:space="0"/>
            </w:tcBorders>
            <w:vAlign w:val="center"/>
          </w:tcPr>
          <w:p w14:paraId="5F4C8DD0">
            <w:pPr>
              <w:rPr>
                <w:rFonts w:ascii="Calibri" w:hAnsi="Calibri"/>
                <w:color w:val="FF0000"/>
              </w:rPr>
            </w:pPr>
          </w:p>
        </w:tc>
        <w:tc>
          <w:tcPr>
            <w:tcW w:w="1134" w:type="dxa"/>
            <w:tcBorders>
              <w:top w:val="single" w:color="auto" w:sz="8" w:space="0"/>
              <w:left w:val="single" w:color="auto" w:sz="8" w:space="0"/>
              <w:bottom w:val="single" w:color="auto" w:sz="8" w:space="0"/>
              <w:right w:val="single" w:color="auto" w:sz="8" w:space="0"/>
            </w:tcBorders>
            <w:vAlign w:val="center"/>
          </w:tcPr>
          <w:p w14:paraId="06804457">
            <w:pPr>
              <w:rPr>
                <w:rFonts w:ascii="Calibri" w:hAnsi="Calibri"/>
                <w:color w:val="FF0000"/>
              </w:rPr>
            </w:pPr>
          </w:p>
        </w:tc>
        <w:tc>
          <w:tcPr>
            <w:tcW w:w="1134" w:type="dxa"/>
            <w:tcBorders>
              <w:top w:val="single" w:color="auto" w:sz="8" w:space="0"/>
              <w:left w:val="single" w:color="auto" w:sz="8" w:space="0"/>
              <w:bottom w:val="single" w:color="auto" w:sz="8" w:space="0"/>
              <w:right w:val="single" w:color="auto" w:sz="8" w:space="0"/>
            </w:tcBorders>
            <w:vAlign w:val="center"/>
          </w:tcPr>
          <w:p w14:paraId="103129DE">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tcPr>
          <w:p w14:paraId="2A503DCB">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tcPr>
          <w:p w14:paraId="7AE0E691">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vAlign w:val="center"/>
          </w:tcPr>
          <w:p w14:paraId="6FF503A6">
            <w:pPr>
              <w:rPr>
                <w:rFonts w:ascii="Calibri" w:hAnsi="Calibri"/>
                <w:color w:val="FF0000"/>
              </w:rPr>
            </w:pPr>
          </w:p>
        </w:tc>
      </w:tr>
      <w:tr w14:paraId="73164D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trPr>
        <w:tc>
          <w:tcPr>
            <w:tcW w:w="888" w:type="dxa"/>
            <w:tcBorders>
              <w:top w:val="single" w:color="auto" w:sz="8" w:space="0"/>
              <w:left w:val="single" w:color="auto" w:sz="8" w:space="0"/>
              <w:bottom w:val="single" w:color="auto" w:sz="8" w:space="0"/>
              <w:right w:val="single" w:color="auto" w:sz="8" w:space="0"/>
            </w:tcBorders>
            <w:vAlign w:val="center"/>
          </w:tcPr>
          <w:p w14:paraId="12342D54">
            <w:pPr>
              <w:autoSpaceDE w:val="0"/>
              <w:autoSpaceDN w:val="0"/>
              <w:spacing w:line="360" w:lineRule="auto"/>
              <w:ind w:left="730" w:leftChars="50" w:hanging="625" w:hangingChars="298"/>
              <w:jc w:val="center"/>
              <w:rPr>
                <w:rFonts w:ascii="宋体" w:hAnsi="宋体" w:cs="宋体"/>
                <w:color w:val="FF0000"/>
                <w:szCs w:val="21"/>
              </w:rPr>
            </w:pPr>
            <w:r>
              <w:rPr>
                <w:rFonts w:hint="eastAsia" w:ascii="宋体" w:hAnsi="宋体" w:cs="宋体"/>
                <w:color w:val="FF0000"/>
                <w:szCs w:val="21"/>
              </w:rPr>
              <w:t>2</w:t>
            </w:r>
          </w:p>
        </w:tc>
        <w:tc>
          <w:tcPr>
            <w:tcW w:w="1134" w:type="dxa"/>
            <w:tcBorders>
              <w:top w:val="single" w:color="auto" w:sz="8" w:space="0"/>
              <w:left w:val="single" w:color="auto" w:sz="8" w:space="0"/>
              <w:bottom w:val="single" w:color="auto" w:sz="8" w:space="0"/>
              <w:right w:val="single" w:color="auto" w:sz="8" w:space="0"/>
            </w:tcBorders>
            <w:vAlign w:val="center"/>
          </w:tcPr>
          <w:p w14:paraId="311DC574">
            <w:pPr>
              <w:rPr>
                <w:rFonts w:ascii="Calibri" w:hAnsi="Calibri"/>
                <w:color w:val="FF0000"/>
              </w:rPr>
            </w:pPr>
          </w:p>
        </w:tc>
        <w:tc>
          <w:tcPr>
            <w:tcW w:w="1275" w:type="dxa"/>
            <w:tcBorders>
              <w:top w:val="single" w:color="auto" w:sz="8" w:space="0"/>
              <w:left w:val="single" w:color="auto" w:sz="8" w:space="0"/>
              <w:bottom w:val="single" w:color="auto" w:sz="8" w:space="0"/>
              <w:right w:val="single" w:color="auto" w:sz="8" w:space="0"/>
            </w:tcBorders>
            <w:vAlign w:val="center"/>
          </w:tcPr>
          <w:p w14:paraId="63DD89BC">
            <w:pPr>
              <w:rPr>
                <w:rFonts w:ascii="Calibri" w:hAnsi="Calibri"/>
                <w:color w:val="FF0000"/>
              </w:rPr>
            </w:pPr>
          </w:p>
        </w:tc>
        <w:tc>
          <w:tcPr>
            <w:tcW w:w="1352" w:type="dxa"/>
            <w:tcBorders>
              <w:top w:val="single" w:color="auto" w:sz="8" w:space="0"/>
              <w:left w:val="single" w:color="auto" w:sz="8" w:space="0"/>
              <w:bottom w:val="single" w:color="auto" w:sz="8" w:space="0"/>
              <w:right w:val="single" w:color="auto" w:sz="8" w:space="0"/>
            </w:tcBorders>
            <w:vAlign w:val="center"/>
          </w:tcPr>
          <w:p w14:paraId="437B71A3">
            <w:pPr>
              <w:rPr>
                <w:rFonts w:ascii="Calibri" w:hAnsi="Calibri"/>
                <w:color w:val="FF0000"/>
              </w:rPr>
            </w:pPr>
          </w:p>
        </w:tc>
        <w:tc>
          <w:tcPr>
            <w:tcW w:w="1134" w:type="dxa"/>
            <w:tcBorders>
              <w:top w:val="single" w:color="auto" w:sz="8" w:space="0"/>
              <w:left w:val="single" w:color="auto" w:sz="8" w:space="0"/>
              <w:bottom w:val="single" w:color="auto" w:sz="8" w:space="0"/>
              <w:right w:val="single" w:color="auto" w:sz="8" w:space="0"/>
            </w:tcBorders>
            <w:vAlign w:val="center"/>
          </w:tcPr>
          <w:p w14:paraId="1D959062">
            <w:pPr>
              <w:rPr>
                <w:rFonts w:ascii="Calibri" w:hAnsi="Calibri"/>
                <w:color w:val="FF0000"/>
              </w:rPr>
            </w:pPr>
          </w:p>
        </w:tc>
        <w:tc>
          <w:tcPr>
            <w:tcW w:w="1134" w:type="dxa"/>
            <w:tcBorders>
              <w:top w:val="single" w:color="auto" w:sz="8" w:space="0"/>
              <w:left w:val="single" w:color="auto" w:sz="8" w:space="0"/>
              <w:bottom w:val="single" w:color="auto" w:sz="8" w:space="0"/>
              <w:right w:val="single" w:color="auto" w:sz="8" w:space="0"/>
            </w:tcBorders>
            <w:vAlign w:val="center"/>
          </w:tcPr>
          <w:p w14:paraId="4E174012">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tcPr>
          <w:p w14:paraId="2F267C01">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tcPr>
          <w:p w14:paraId="1377F846">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vAlign w:val="center"/>
          </w:tcPr>
          <w:p w14:paraId="135B09E3">
            <w:pPr>
              <w:rPr>
                <w:rFonts w:ascii="Calibri" w:hAnsi="Calibri"/>
                <w:color w:val="FF0000"/>
              </w:rPr>
            </w:pPr>
          </w:p>
        </w:tc>
      </w:tr>
      <w:tr w14:paraId="53FC6C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68" w:hRule="atLeast"/>
        </w:trPr>
        <w:tc>
          <w:tcPr>
            <w:tcW w:w="888" w:type="dxa"/>
            <w:tcBorders>
              <w:top w:val="single" w:color="auto" w:sz="8" w:space="0"/>
              <w:left w:val="single" w:color="auto" w:sz="8" w:space="0"/>
              <w:bottom w:val="single" w:color="auto" w:sz="8" w:space="0"/>
              <w:right w:val="single" w:color="auto" w:sz="8" w:space="0"/>
            </w:tcBorders>
            <w:vAlign w:val="center"/>
          </w:tcPr>
          <w:p w14:paraId="2CFA5FF3">
            <w:pPr>
              <w:autoSpaceDE w:val="0"/>
              <w:autoSpaceDN w:val="0"/>
              <w:spacing w:line="360" w:lineRule="auto"/>
              <w:ind w:left="730" w:leftChars="50" w:hanging="625" w:hangingChars="298"/>
              <w:jc w:val="center"/>
              <w:rPr>
                <w:rFonts w:ascii="宋体" w:hAnsi="宋体" w:cs="宋体"/>
                <w:color w:val="FF0000"/>
                <w:szCs w:val="21"/>
              </w:rPr>
            </w:pPr>
            <w:r>
              <w:rPr>
                <w:rFonts w:hint="eastAsia" w:ascii="宋体" w:hAnsi="宋体" w:cs="宋体"/>
                <w:color w:val="FF0000"/>
                <w:szCs w:val="21"/>
              </w:rPr>
              <w:t>……</w:t>
            </w:r>
          </w:p>
        </w:tc>
        <w:tc>
          <w:tcPr>
            <w:tcW w:w="1134" w:type="dxa"/>
            <w:tcBorders>
              <w:top w:val="single" w:color="auto" w:sz="8" w:space="0"/>
              <w:left w:val="single" w:color="auto" w:sz="8" w:space="0"/>
              <w:bottom w:val="single" w:color="auto" w:sz="8" w:space="0"/>
              <w:right w:val="single" w:color="auto" w:sz="8" w:space="0"/>
            </w:tcBorders>
            <w:vAlign w:val="center"/>
          </w:tcPr>
          <w:p w14:paraId="45B70C7A">
            <w:pPr>
              <w:rPr>
                <w:rFonts w:ascii="Calibri" w:hAnsi="Calibri"/>
                <w:color w:val="FF0000"/>
              </w:rPr>
            </w:pPr>
          </w:p>
        </w:tc>
        <w:tc>
          <w:tcPr>
            <w:tcW w:w="1275" w:type="dxa"/>
            <w:tcBorders>
              <w:top w:val="single" w:color="auto" w:sz="8" w:space="0"/>
              <w:left w:val="single" w:color="auto" w:sz="8" w:space="0"/>
              <w:bottom w:val="single" w:color="auto" w:sz="8" w:space="0"/>
              <w:right w:val="single" w:color="auto" w:sz="8" w:space="0"/>
            </w:tcBorders>
            <w:vAlign w:val="center"/>
          </w:tcPr>
          <w:p w14:paraId="5DAC2A16">
            <w:pPr>
              <w:rPr>
                <w:rFonts w:ascii="Calibri" w:hAnsi="Calibri"/>
                <w:color w:val="FF0000"/>
              </w:rPr>
            </w:pPr>
          </w:p>
        </w:tc>
        <w:tc>
          <w:tcPr>
            <w:tcW w:w="1352" w:type="dxa"/>
            <w:tcBorders>
              <w:top w:val="single" w:color="auto" w:sz="8" w:space="0"/>
              <w:left w:val="single" w:color="auto" w:sz="8" w:space="0"/>
              <w:bottom w:val="single" w:color="auto" w:sz="8" w:space="0"/>
              <w:right w:val="single" w:color="auto" w:sz="8" w:space="0"/>
            </w:tcBorders>
            <w:vAlign w:val="center"/>
          </w:tcPr>
          <w:p w14:paraId="6D7604AB">
            <w:pPr>
              <w:rPr>
                <w:rFonts w:ascii="Calibri" w:hAnsi="Calibri"/>
                <w:color w:val="FF0000"/>
              </w:rPr>
            </w:pPr>
          </w:p>
        </w:tc>
        <w:tc>
          <w:tcPr>
            <w:tcW w:w="1134" w:type="dxa"/>
            <w:tcBorders>
              <w:top w:val="single" w:color="auto" w:sz="8" w:space="0"/>
              <w:left w:val="single" w:color="auto" w:sz="8" w:space="0"/>
              <w:bottom w:val="single" w:color="auto" w:sz="8" w:space="0"/>
              <w:right w:val="single" w:color="auto" w:sz="8" w:space="0"/>
            </w:tcBorders>
            <w:vAlign w:val="center"/>
          </w:tcPr>
          <w:p w14:paraId="66884A16">
            <w:pPr>
              <w:rPr>
                <w:rFonts w:ascii="Calibri" w:hAnsi="Calibri"/>
                <w:color w:val="FF0000"/>
              </w:rPr>
            </w:pPr>
          </w:p>
        </w:tc>
        <w:tc>
          <w:tcPr>
            <w:tcW w:w="1134" w:type="dxa"/>
            <w:tcBorders>
              <w:top w:val="single" w:color="auto" w:sz="8" w:space="0"/>
              <w:left w:val="single" w:color="auto" w:sz="8" w:space="0"/>
              <w:bottom w:val="single" w:color="auto" w:sz="8" w:space="0"/>
              <w:right w:val="single" w:color="auto" w:sz="8" w:space="0"/>
            </w:tcBorders>
            <w:vAlign w:val="center"/>
          </w:tcPr>
          <w:p w14:paraId="4F9E1D80">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tcPr>
          <w:p w14:paraId="37C44881">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tcPr>
          <w:p w14:paraId="4F8774EC">
            <w:pPr>
              <w:rPr>
                <w:rFonts w:ascii="Calibri" w:hAnsi="Calibri"/>
                <w:color w:val="FF0000"/>
              </w:rPr>
            </w:pPr>
          </w:p>
        </w:tc>
        <w:tc>
          <w:tcPr>
            <w:tcW w:w="933" w:type="dxa"/>
            <w:tcBorders>
              <w:top w:val="single" w:color="auto" w:sz="8" w:space="0"/>
              <w:left w:val="single" w:color="auto" w:sz="8" w:space="0"/>
              <w:bottom w:val="single" w:color="auto" w:sz="8" w:space="0"/>
              <w:right w:val="single" w:color="auto" w:sz="8" w:space="0"/>
            </w:tcBorders>
            <w:vAlign w:val="center"/>
          </w:tcPr>
          <w:p w14:paraId="76C9419E">
            <w:pPr>
              <w:rPr>
                <w:rFonts w:ascii="Calibri" w:hAnsi="Calibri"/>
                <w:color w:val="FF0000"/>
              </w:rPr>
            </w:pPr>
          </w:p>
        </w:tc>
      </w:tr>
    </w:tbl>
    <w:p w14:paraId="561B11A0">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合同金额</w:t>
      </w:r>
    </w:p>
    <w:p w14:paraId="2F1661EB">
      <w:pPr>
        <w:spacing w:line="360" w:lineRule="auto"/>
        <w:ind w:firstLine="420" w:firstLineChars="200"/>
        <w:rPr>
          <w:rFonts w:ascii="宋体" w:hAnsi="宋体" w:eastAsia="宋体" w:cs="宋体"/>
          <w:szCs w:val="20"/>
        </w:rPr>
      </w:pPr>
      <w:r>
        <w:rPr>
          <w:rFonts w:hint="eastAsia" w:ascii="宋体" w:hAnsi="宋体" w:cs="宋体"/>
          <w:szCs w:val="20"/>
        </w:rPr>
        <w:t>合计金额人民币（大写）：</w:t>
      </w:r>
      <w:r>
        <w:rPr>
          <w:rFonts w:hint="eastAsia" w:ascii="宋体" w:hAnsi="宋体" w:cs="宋体"/>
          <w:szCs w:val="20"/>
          <w:u w:val="single"/>
        </w:rPr>
        <w:t xml:space="preserve">                     </w:t>
      </w:r>
      <w:r>
        <w:rPr>
          <w:rFonts w:hint="eastAsia" w:ascii="宋体" w:hAnsi="宋体" w:cs="宋体"/>
          <w:szCs w:val="20"/>
        </w:rPr>
        <w:t>（￥</w:t>
      </w:r>
      <w:r>
        <w:rPr>
          <w:rFonts w:hint="eastAsia" w:ascii="宋体" w:hAnsi="宋体" w:cs="宋体"/>
          <w:szCs w:val="20"/>
          <w:u w:val="single"/>
        </w:rPr>
        <w:t xml:space="preserve">                </w:t>
      </w:r>
      <w:r>
        <w:rPr>
          <w:rFonts w:hint="eastAsia" w:ascii="宋体" w:hAnsi="宋体" w:eastAsia="宋体" w:cs="宋体"/>
          <w:szCs w:val="20"/>
        </w:rPr>
        <w:t>）</w:t>
      </w:r>
    </w:p>
    <w:p w14:paraId="30B8F1F3">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服务范围</w:t>
      </w:r>
    </w:p>
    <w:p w14:paraId="798CBB1E">
      <w:pPr>
        <w:spacing w:line="360" w:lineRule="auto"/>
        <w:rPr>
          <w:rFonts w:ascii="宋体" w:hAnsi="宋体" w:eastAsia="宋体" w:cs="宋体"/>
          <w:szCs w:val="28"/>
        </w:rPr>
      </w:pPr>
      <w:r>
        <w:rPr>
          <w:rFonts w:hint="eastAsia" w:ascii="宋体" w:hAnsi="宋体" w:eastAsia="宋体" w:cs="宋体"/>
          <w:szCs w:val="28"/>
        </w:rPr>
        <w:t>　　甲方聘请乙方提供以下服务：</w:t>
      </w:r>
    </w:p>
    <w:p w14:paraId="1F4417F3">
      <w:pPr>
        <w:numPr>
          <w:ilvl w:val="0"/>
          <w:numId w:val="45"/>
        </w:numPr>
        <w:tabs>
          <w:tab w:val="left" w:pos="420"/>
        </w:tabs>
        <w:spacing w:line="360" w:lineRule="auto"/>
        <w:rPr>
          <w:rFonts w:ascii="宋体" w:hAnsi="宋体" w:eastAsia="宋体" w:cs="宋体"/>
          <w:szCs w:val="28"/>
        </w:rPr>
      </w:pPr>
      <w:r>
        <w:rPr>
          <w:rFonts w:hint="eastAsia" w:ascii="宋体" w:hAnsi="宋体" w:eastAsia="宋体" w:cs="宋体"/>
          <w:szCs w:val="28"/>
        </w:rPr>
        <w:t>本合同项下的服务指</w:t>
      </w:r>
      <w:r>
        <w:rPr>
          <w:rFonts w:hint="eastAsia" w:ascii="宋体" w:hAnsi="宋体" w:eastAsia="宋体" w:cs="宋体"/>
          <w:szCs w:val="28"/>
          <w:u w:val="single"/>
        </w:rPr>
        <w:t xml:space="preserve">                            </w:t>
      </w:r>
      <w:r>
        <w:rPr>
          <w:rFonts w:hint="eastAsia" w:ascii="宋体" w:hAnsi="宋体" w:eastAsia="宋体" w:cs="宋体"/>
          <w:szCs w:val="28"/>
        </w:rPr>
        <w:t>。</w:t>
      </w:r>
    </w:p>
    <w:p w14:paraId="5062E567">
      <w:pPr>
        <w:numPr>
          <w:ilvl w:val="0"/>
          <w:numId w:val="45"/>
        </w:numPr>
        <w:tabs>
          <w:tab w:val="left" w:pos="420"/>
        </w:tabs>
        <w:spacing w:line="360" w:lineRule="auto"/>
        <w:rPr>
          <w:rFonts w:ascii="宋体" w:hAnsi="宋体" w:eastAsia="宋体" w:cs="宋体"/>
          <w:szCs w:val="28"/>
        </w:rPr>
      </w:pPr>
      <w:r>
        <w:rPr>
          <w:rFonts w:hint="eastAsia" w:ascii="宋体" w:hAnsi="宋体" w:eastAsia="宋体" w:cs="宋体"/>
          <w:szCs w:val="28"/>
        </w:rPr>
        <w:t xml:space="preserve">...... </w:t>
      </w:r>
    </w:p>
    <w:p w14:paraId="03EEEB64">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服务要求（质量保证及售后服务）</w:t>
      </w:r>
    </w:p>
    <w:p w14:paraId="49B6D6DA">
      <w:pPr>
        <w:spacing w:line="360" w:lineRule="auto"/>
        <w:ind w:left="420"/>
        <w:outlineLvl w:val="1"/>
        <w:rPr>
          <w:rFonts w:ascii="宋体" w:hAnsi="宋体" w:eastAsia="宋体" w:cs="宋体"/>
          <w:b/>
          <w:bCs/>
          <w:szCs w:val="28"/>
        </w:rPr>
      </w:pPr>
      <w:r>
        <w:rPr>
          <w:rFonts w:hint="eastAsia" w:ascii="宋体" w:hAnsi="宋体" w:eastAsia="宋体" w:cs="宋体"/>
          <w:color w:val="FF0000"/>
          <w:szCs w:val="21"/>
        </w:rPr>
        <w:t>（按采购需求要求）</w:t>
      </w:r>
    </w:p>
    <w:p w14:paraId="1BFFB308">
      <w:pPr>
        <w:numPr>
          <w:ilvl w:val="0"/>
          <w:numId w:val="44"/>
        </w:numPr>
        <w:spacing w:line="360" w:lineRule="auto"/>
        <w:outlineLvl w:val="1"/>
        <w:rPr>
          <w:rFonts w:ascii="宋体" w:hAnsi="宋体" w:eastAsia="宋体" w:cs="宋体"/>
          <w:b/>
          <w:bCs/>
          <w:color w:val="FF0000"/>
          <w:szCs w:val="28"/>
        </w:rPr>
      </w:pPr>
      <w:r>
        <w:rPr>
          <w:rFonts w:hint="eastAsia" w:ascii="宋体" w:hAnsi="宋体" w:eastAsia="宋体" w:cs="宋体"/>
          <w:b/>
          <w:color w:val="FF0000"/>
          <w:szCs w:val="21"/>
        </w:rPr>
        <w:t>交付时间、地点、方式</w:t>
      </w:r>
    </w:p>
    <w:p w14:paraId="12EA2503">
      <w:pPr>
        <w:numPr>
          <w:ilvl w:val="0"/>
          <w:numId w:val="46"/>
        </w:numPr>
        <w:tabs>
          <w:tab w:val="left" w:pos="420"/>
        </w:tabs>
        <w:spacing w:line="360" w:lineRule="auto"/>
        <w:rPr>
          <w:rFonts w:ascii="宋体" w:hAnsi="宋体" w:eastAsia="宋体" w:cs="宋体"/>
          <w:b/>
          <w:color w:val="FF0000"/>
          <w:szCs w:val="24"/>
        </w:rPr>
      </w:pPr>
      <w:r>
        <w:rPr>
          <w:rFonts w:hint="eastAsia" w:ascii="宋体" w:hAnsi="宋体" w:eastAsia="宋体" w:cs="宋体"/>
          <w:color w:val="FF0000"/>
          <w:szCs w:val="21"/>
        </w:rPr>
        <w:t>交付时间（服务期限）：</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日至</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single"/>
        </w:rPr>
        <w:t xml:space="preserve">    </w:t>
      </w:r>
      <w:r>
        <w:rPr>
          <w:rFonts w:hint="eastAsia" w:ascii="宋体" w:hAnsi="宋体" w:eastAsia="宋体" w:cs="宋体"/>
          <w:color w:val="FF0000"/>
          <w:szCs w:val="21"/>
        </w:rPr>
        <w:t>日</w:t>
      </w:r>
    </w:p>
    <w:p w14:paraId="7C757A53">
      <w:pPr>
        <w:numPr>
          <w:ilvl w:val="0"/>
          <w:numId w:val="46"/>
        </w:numPr>
        <w:tabs>
          <w:tab w:val="left" w:pos="420"/>
          <w:tab w:val="left" w:pos="851"/>
        </w:tabs>
        <w:spacing w:line="360" w:lineRule="auto"/>
        <w:rPr>
          <w:rFonts w:ascii="宋体" w:hAnsi="宋体" w:eastAsia="宋体" w:cs="宋体"/>
          <w:color w:val="FF0000"/>
          <w:szCs w:val="21"/>
        </w:rPr>
      </w:pPr>
      <w:r>
        <w:rPr>
          <w:rFonts w:hint="eastAsia" w:ascii="宋体" w:hAnsi="宋体" w:eastAsia="宋体" w:cs="宋体"/>
          <w:color w:val="FF0000"/>
          <w:szCs w:val="21"/>
        </w:rPr>
        <w:t>交付地点（服务地点）：</w:t>
      </w:r>
      <w:r>
        <w:rPr>
          <w:rFonts w:hint="eastAsia" w:ascii="宋体" w:hAnsi="宋体" w:eastAsia="宋体" w:cs="宋体"/>
          <w:color w:val="FF0000"/>
          <w:szCs w:val="21"/>
          <w:u w:val="single"/>
        </w:rPr>
        <w:t xml:space="preserve">                        </w:t>
      </w:r>
    </w:p>
    <w:p w14:paraId="753890D7">
      <w:pPr>
        <w:numPr>
          <w:ilvl w:val="0"/>
          <w:numId w:val="46"/>
        </w:numPr>
        <w:tabs>
          <w:tab w:val="left" w:pos="420"/>
          <w:tab w:val="left" w:pos="851"/>
        </w:tabs>
        <w:spacing w:line="360" w:lineRule="auto"/>
        <w:rPr>
          <w:rFonts w:ascii="宋体" w:hAnsi="宋体" w:eastAsia="宋体" w:cs="宋体"/>
          <w:color w:val="FF0000"/>
          <w:szCs w:val="21"/>
        </w:rPr>
      </w:pPr>
      <w:r>
        <w:rPr>
          <w:rFonts w:hint="eastAsia" w:ascii="宋体" w:hAnsi="宋体" w:eastAsia="宋体" w:cs="宋体"/>
          <w:color w:val="FF0000"/>
          <w:szCs w:val="21"/>
        </w:rPr>
        <w:t>交付条件：项目验收通过</w:t>
      </w:r>
    </w:p>
    <w:p w14:paraId="325292DC">
      <w:pPr>
        <w:numPr>
          <w:ilvl w:val="0"/>
          <w:numId w:val="46"/>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甲方联系人及联系电话：</w:t>
      </w:r>
    </w:p>
    <w:p w14:paraId="732790E7">
      <w:pPr>
        <w:numPr>
          <w:ilvl w:val="0"/>
          <w:numId w:val="46"/>
        </w:numPr>
        <w:autoSpaceDE w:val="0"/>
        <w:autoSpaceDN w:val="0"/>
        <w:spacing w:line="360" w:lineRule="auto"/>
        <w:rPr>
          <w:rFonts w:ascii="宋体" w:hAnsi="宋体" w:eastAsia="宋体" w:cs="宋体"/>
          <w:color w:val="FF0000"/>
          <w:szCs w:val="21"/>
        </w:rPr>
      </w:pPr>
      <w:r>
        <w:rPr>
          <w:rFonts w:hint="eastAsia" w:ascii="宋体" w:hAnsi="宋体" w:eastAsia="宋体" w:cs="宋体"/>
          <w:color w:val="FF0000"/>
          <w:szCs w:val="21"/>
        </w:rPr>
        <w:t>乙方联系人及联系电话：</w:t>
      </w:r>
    </w:p>
    <w:p w14:paraId="7586ADD1">
      <w:pPr>
        <w:numPr>
          <w:ilvl w:val="0"/>
          <w:numId w:val="44"/>
        </w:numPr>
        <w:spacing w:line="360" w:lineRule="auto"/>
        <w:outlineLvl w:val="1"/>
        <w:rPr>
          <w:rFonts w:ascii="宋体" w:hAnsi="宋体" w:eastAsia="宋体" w:cs="宋体"/>
          <w:b/>
          <w:bCs/>
          <w:szCs w:val="28"/>
          <w:highlight w:val="yellow"/>
        </w:rPr>
      </w:pPr>
      <w:r>
        <w:rPr>
          <w:rFonts w:hint="eastAsia" w:ascii="宋体" w:hAnsi="宋体" w:eastAsia="宋体" w:cs="宋体"/>
          <w:b/>
          <w:bCs/>
          <w:szCs w:val="28"/>
          <w:highlight w:val="yellow"/>
        </w:rPr>
        <w:t>甲方的权利和义务</w:t>
      </w:r>
    </w:p>
    <w:p w14:paraId="1561DCEA">
      <w:pPr>
        <w:rPr>
          <w:rFonts w:hint="eastAsia"/>
          <w:highlight w:val="yellow"/>
        </w:rPr>
      </w:pPr>
      <w:r>
        <w:rPr>
          <w:rFonts w:hint="eastAsia"/>
          <w:highlight w:val="yellow"/>
        </w:rPr>
        <w:t>（一）甲方的权利</w:t>
      </w:r>
    </w:p>
    <w:p w14:paraId="6FFBE1B5">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甲方有权随时向乙方了解项目进度，并要求乙方提供项目相关资料。</w:t>
      </w:r>
    </w:p>
    <w:p w14:paraId="29AF9B6D">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甲方有权对项目资金使用情况进行监督、检查，并要求乙方提供相关资料。</w:t>
      </w:r>
    </w:p>
    <w:p w14:paraId="07B74E18">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有权按照本合同约定或有关法律法规、政府管理的相关职能规定，对本项目进行监督、检查，有权要求乙方按照监督检查情况制定相应措施并加以整改。甲方不因行使该监督检查权而承担任何责任，也不因此减轻或免除乙方根据本合同约定或相关法律法规规定应承担的任何义务或责任。</w:t>
      </w:r>
    </w:p>
    <w:p w14:paraId="51C6B61C">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甲方有权在乙方履行合同过程中出现损害或可能损害公共利益、公共安全情形时终止本合同。</w:t>
      </w:r>
    </w:p>
    <w:p w14:paraId="5B56A568">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甲方有权根据国家政策或法律法规的变动对服务项目的需求标准和质量要求作出相应变动或者取消项目。</w:t>
      </w:r>
    </w:p>
    <w:p w14:paraId="354CD809">
      <w:pPr>
        <w:keepNext w:val="0"/>
        <w:keepLines w:val="0"/>
        <w:pageBreakBefore w:val="0"/>
        <w:widowControl w:val="0"/>
        <w:numPr>
          <w:ilvl w:val="0"/>
          <w:numId w:val="47"/>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甲方有权将乙方履行合同情况及不符合政府采购服务管理规定情况，向有关部门报告并纳入不良信用记录、年检（报）、评估、执法等监管体系中。</w:t>
      </w:r>
    </w:p>
    <w:p w14:paraId="0EF3A8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ighlight w:val="yellow"/>
        </w:rPr>
      </w:pPr>
      <w:r>
        <w:rPr>
          <w:rFonts w:hint="eastAsia"/>
          <w:highlight w:val="yellow"/>
        </w:rPr>
        <w:t>（二）甲方的义务</w:t>
      </w:r>
    </w:p>
    <w:p w14:paraId="7F7B2FA2">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甲方应及时向乙方提供与履行本合同相关的所有必须的文件、资料。</w:t>
      </w:r>
    </w:p>
    <w:p w14:paraId="6B867F10">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甲方应为乙方履行本合同过程中与相关政府部门及其他第三方的沟通、协调提供必要的协助。</w:t>
      </w:r>
    </w:p>
    <w:p w14:paraId="058E8FD3">
      <w:pPr>
        <w:keepNext w:val="0"/>
        <w:keepLines w:val="0"/>
        <w:pageBreakBefore w:val="0"/>
        <w:widowControl w:val="0"/>
        <w:numPr>
          <w:ilvl w:val="0"/>
          <w:numId w:val="48"/>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甲方应按照合同约定支付服务费用。</w:t>
      </w:r>
    </w:p>
    <w:p w14:paraId="0B4B1A07">
      <w:pPr>
        <w:numPr>
          <w:ilvl w:val="0"/>
          <w:numId w:val="44"/>
        </w:numPr>
        <w:spacing w:line="360" w:lineRule="auto"/>
        <w:outlineLvl w:val="1"/>
        <w:rPr>
          <w:rFonts w:ascii="宋体" w:hAnsi="宋体" w:eastAsia="宋体" w:cs="宋体"/>
          <w:b/>
          <w:bCs/>
          <w:szCs w:val="28"/>
          <w:highlight w:val="yellow"/>
        </w:rPr>
      </w:pPr>
      <w:r>
        <w:rPr>
          <w:rFonts w:hint="eastAsia" w:ascii="宋体" w:hAnsi="宋体" w:eastAsia="宋体" w:cs="宋体"/>
          <w:b/>
          <w:bCs/>
          <w:szCs w:val="28"/>
          <w:highlight w:val="yellow"/>
          <w:lang w:val="en-US" w:eastAsia="zh-CN"/>
        </w:rPr>
        <w:t>乙</w:t>
      </w:r>
      <w:r>
        <w:rPr>
          <w:rFonts w:hint="eastAsia" w:ascii="宋体" w:hAnsi="宋体" w:eastAsia="宋体" w:cs="宋体"/>
          <w:b/>
          <w:bCs/>
          <w:szCs w:val="28"/>
          <w:highlight w:val="yellow"/>
        </w:rPr>
        <w:t>方的权利和义务</w:t>
      </w:r>
    </w:p>
    <w:p w14:paraId="740F58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ighlight w:val="yellow"/>
        </w:rPr>
      </w:pPr>
      <w:r>
        <w:rPr>
          <w:rFonts w:hint="eastAsia"/>
          <w:highlight w:val="yellow"/>
        </w:rPr>
        <w:t>（一）乙方的权利</w:t>
      </w:r>
    </w:p>
    <w:p w14:paraId="4B684083">
      <w:pPr>
        <w:keepNext w:val="0"/>
        <w:keepLines w:val="0"/>
        <w:pageBreakBefore w:val="0"/>
        <w:widowControl w:val="0"/>
        <w:numPr>
          <w:ilvl w:val="0"/>
          <w:numId w:val="49"/>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乙方有权按照本合同约定向甲方收取服务费用。</w:t>
      </w:r>
    </w:p>
    <w:p w14:paraId="1B797367">
      <w:pPr>
        <w:keepNext w:val="0"/>
        <w:keepLines w:val="0"/>
        <w:pageBreakBefore w:val="0"/>
        <w:widowControl w:val="0"/>
        <w:numPr>
          <w:ilvl w:val="0"/>
          <w:numId w:val="49"/>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乙方有权自甲方处获得与提供本合同项下服务相关的所有必须的文件、资料。</w:t>
      </w:r>
    </w:p>
    <w:p w14:paraId="40E2C4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ighlight w:val="yellow"/>
        </w:rPr>
      </w:pPr>
      <w:r>
        <w:rPr>
          <w:rFonts w:hint="eastAsia"/>
          <w:highlight w:val="yellow"/>
        </w:rPr>
        <w:t>（二）乙方的义务</w:t>
      </w:r>
    </w:p>
    <w:p w14:paraId="5FC61145">
      <w:pPr>
        <w:keepNext w:val="0"/>
        <w:keepLines w:val="0"/>
        <w:pageBreakBefore w:val="0"/>
        <w:widowControl w:val="0"/>
        <w:numPr>
          <w:ilvl w:val="0"/>
          <w:numId w:val="50"/>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乙方应配备具有相应资质、特定经验的工作人员负责项目实施，按照本合同约定的标准、要求和时间完成项目。</w:t>
      </w:r>
    </w:p>
    <w:p w14:paraId="07788530">
      <w:pPr>
        <w:keepNext w:val="0"/>
        <w:keepLines w:val="0"/>
        <w:pageBreakBefore w:val="0"/>
        <w:widowControl w:val="0"/>
        <w:numPr>
          <w:ilvl w:val="0"/>
          <w:numId w:val="50"/>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乙方不得以任何理由将本合同项下的服务项目转包给第三方承担。</w:t>
      </w:r>
    </w:p>
    <w:p w14:paraId="02AB84B4">
      <w:pPr>
        <w:keepNext w:val="0"/>
        <w:keepLines w:val="0"/>
        <w:pageBreakBefore w:val="0"/>
        <w:widowControl w:val="0"/>
        <w:numPr>
          <w:ilvl w:val="0"/>
          <w:numId w:val="50"/>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乙方应全面履行本项目实施过程中的相关安全管理职责，因乙方未尽管理职责发生安全事故的，由乙方承担相应的法律责任。</w:t>
      </w:r>
    </w:p>
    <w:p w14:paraId="7A54E89D">
      <w:pPr>
        <w:keepNext w:val="0"/>
        <w:keepLines w:val="0"/>
        <w:pageBreakBefore w:val="0"/>
        <w:widowControl w:val="0"/>
        <w:numPr>
          <w:ilvl w:val="0"/>
          <w:numId w:val="50"/>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乙方承诺根据本合同提供的服务及相关的软件和技术资料，均已取得有关知识产权的权利人的合法授权。如发生涉及到专利权、著作权、商标权等争议，乙方负责处理并承担由此引起的全部法律及经济责任。</w:t>
      </w:r>
    </w:p>
    <w:p w14:paraId="2268B75F">
      <w:pPr>
        <w:keepNext w:val="0"/>
        <w:keepLines w:val="0"/>
        <w:pageBreakBefore w:val="0"/>
        <w:widowControl w:val="0"/>
        <w:numPr>
          <w:ilvl w:val="0"/>
          <w:numId w:val="50"/>
        </w:numPr>
        <w:kinsoku/>
        <w:wordWrap/>
        <w:overflowPunct/>
        <w:topLinePunct w:val="0"/>
        <w:autoSpaceDE/>
        <w:autoSpaceDN/>
        <w:bidi w:val="0"/>
        <w:adjustRightInd/>
        <w:snapToGrid/>
        <w:spacing w:line="360" w:lineRule="auto"/>
        <w:ind w:left="425" w:leftChars="0" w:hanging="425" w:firstLineChars="0"/>
        <w:textAlignment w:val="auto"/>
        <w:rPr>
          <w:rFonts w:hint="eastAsia"/>
          <w:highlight w:val="yellow"/>
        </w:rPr>
      </w:pPr>
      <w:r>
        <w:rPr>
          <w:rFonts w:hint="eastAsia"/>
          <w:highlight w:val="yellow"/>
        </w:rPr>
        <w:t>乙方应接受并配合甲方或甲方组织的对本合同履行情况的监督与检查，对于甲方指出的问题，应及时作出合理解释或予以纠正。</w:t>
      </w:r>
    </w:p>
    <w:p w14:paraId="0BB7DC9A">
      <w:pPr>
        <w:numPr>
          <w:ilvl w:val="0"/>
          <w:numId w:val="44"/>
        </w:numPr>
        <w:spacing w:line="360" w:lineRule="auto"/>
        <w:outlineLvl w:val="1"/>
        <w:rPr>
          <w:rFonts w:ascii="宋体" w:hAnsi="宋体" w:eastAsia="宋体" w:cs="宋体"/>
          <w:b/>
          <w:bCs/>
          <w:color w:val="FF0000"/>
          <w:szCs w:val="28"/>
        </w:rPr>
      </w:pPr>
      <w:r>
        <w:rPr>
          <w:rFonts w:hint="eastAsia" w:ascii="宋体" w:hAnsi="宋体" w:eastAsia="宋体" w:cs="宋体"/>
          <w:b/>
          <w:bCs/>
          <w:color w:val="FF0000"/>
          <w:szCs w:val="28"/>
        </w:rPr>
        <w:t>付款方式</w:t>
      </w:r>
      <w:r>
        <w:rPr>
          <w:rFonts w:hint="eastAsia" w:ascii="宋体" w:hAnsi="宋体" w:eastAsia="宋体" w:cs="宋体"/>
          <w:b/>
          <w:color w:val="FF0000"/>
          <w:szCs w:val="21"/>
        </w:rPr>
        <w:t>、时间及付款条件</w:t>
      </w:r>
    </w:p>
    <w:p w14:paraId="44E598B2">
      <w:pPr>
        <w:spacing w:line="360" w:lineRule="auto"/>
        <w:ind w:firstLine="411" w:firstLineChars="196"/>
        <w:rPr>
          <w:rFonts w:ascii="宋体" w:hAnsi="宋体" w:eastAsia="宋体" w:cs="宋体"/>
          <w:color w:val="FF0000"/>
          <w:szCs w:val="21"/>
        </w:rPr>
      </w:pPr>
      <w:r>
        <w:rPr>
          <w:rFonts w:hint="eastAsia" w:ascii="宋体" w:hAnsi="宋体" w:eastAsia="宋体" w:cs="宋体"/>
          <w:color w:val="FF0000"/>
          <w:szCs w:val="21"/>
        </w:rPr>
        <w:t>付款时间及条件：（按采购需求要求）</w:t>
      </w:r>
    </w:p>
    <w:p w14:paraId="75861C93">
      <w:pPr>
        <w:spacing w:line="360" w:lineRule="auto"/>
        <w:ind w:firstLine="411" w:firstLineChars="196"/>
        <w:rPr>
          <w:rFonts w:ascii="宋体" w:hAnsi="宋体" w:eastAsia="宋体" w:cs="宋体"/>
          <w:szCs w:val="28"/>
        </w:rPr>
      </w:pPr>
      <w:r>
        <w:rPr>
          <w:rFonts w:hint="eastAsia" w:ascii="宋体" w:hAnsi="宋体" w:eastAsia="宋体" w:cs="宋体"/>
          <w:color w:val="FF0000"/>
          <w:szCs w:val="21"/>
        </w:rPr>
        <w:t>付款方式：</w:t>
      </w:r>
    </w:p>
    <w:p w14:paraId="6B355FCA">
      <w:pPr>
        <w:numPr>
          <w:ilvl w:val="0"/>
          <w:numId w:val="44"/>
        </w:numPr>
        <w:spacing w:line="360" w:lineRule="auto"/>
        <w:outlineLvl w:val="1"/>
        <w:rPr>
          <w:rFonts w:ascii="宋体" w:hAnsi="宋体" w:eastAsia="宋体" w:cs="宋体"/>
          <w:b/>
          <w:bCs/>
          <w:szCs w:val="28"/>
        </w:rPr>
      </w:pPr>
      <w:r>
        <w:rPr>
          <w:rFonts w:ascii="宋体" w:hAnsi="宋体" w:eastAsia="宋体" w:cs="宋体"/>
          <w:b/>
          <w:bCs/>
          <w:szCs w:val="28"/>
        </w:rPr>
        <w:t>项目验收评估</w:t>
      </w:r>
    </w:p>
    <w:p w14:paraId="5673DC3E">
      <w:pPr>
        <w:spacing w:line="360" w:lineRule="auto"/>
        <w:ind w:left="420" w:leftChars="200"/>
        <w:jc w:val="left"/>
        <w:outlineLvl w:val="1"/>
        <w:rPr>
          <w:rFonts w:ascii="宋体" w:hAnsi="宋体" w:eastAsia="宋体" w:cs="宋体"/>
          <w:szCs w:val="24"/>
        </w:rPr>
      </w:pPr>
      <w:r>
        <w:rPr>
          <w:rFonts w:hint="eastAsia" w:ascii="宋体" w:hAnsi="宋体" w:eastAsia="宋体" w:cs="宋体"/>
          <w:szCs w:val="24"/>
        </w:rPr>
        <w:t>1.</w:t>
      </w:r>
      <w:r>
        <w:rPr>
          <w:rFonts w:ascii="宋体" w:hAnsi="宋体" w:eastAsia="宋体" w:cs="宋体"/>
          <w:szCs w:val="24"/>
        </w:rPr>
        <w:t>具体要求以招标文件以及乙方的投标文件承诺为准，如招标文件与投标文件不一致时，以更有利于甲方的条款执行。</w:t>
      </w:r>
    </w:p>
    <w:p w14:paraId="5BAC77BE">
      <w:pPr>
        <w:spacing w:line="360" w:lineRule="auto"/>
        <w:ind w:left="420" w:leftChars="200"/>
        <w:jc w:val="left"/>
        <w:outlineLvl w:val="1"/>
        <w:rPr>
          <w:rFonts w:ascii="宋体" w:hAnsi="宋体" w:eastAsia="宋体" w:cs="宋体"/>
          <w:b/>
          <w:szCs w:val="24"/>
        </w:rPr>
      </w:pPr>
      <w:r>
        <w:rPr>
          <w:rFonts w:hint="eastAsia" w:ascii="宋体" w:hAnsi="宋体" w:eastAsia="宋体" w:cs="宋体"/>
          <w:b/>
          <w:szCs w:val="24"/>
        </w:rPr>
        <w:t>2.</w:t>
      </w:r>
      <w:r>
        <w:rPr>
          <w:rFonts w:hint="eastAsia" w:ascii="宋体" w:hAnsi="宋体" w:eastAsia="宋体" w:cs="Times New Roman"/>
          <w:color w:val="000000"/>
          <w:kern w:val="0"/>
          <w:szCs w:val="24"/>
        </w:rPr>
        <w:t xml:space="preserve"> 验收期限：全部服务完成后</w:t>
      </w:r>
      <w:r>
        <w:rPr>
          <w:rFonts w:hint="eastAsia" w:ascii="宋体" w:hAnsi="宋体" w:eastAsia="宋体" w:cs="Times New Roman"/>
          <w:color w:val="000000"/>
          <w:kern w:val="0"/>
          <w:szCs w:val="21"/>
          <w:u w:val="single"/>
        </w:rPr>
        <w:t xml:space="preserve">   </w:t>
      </w:r>
      <w:r>
        <w:rPr>
          <w:rFonts w:hint="eastAsia" w:ascii="宋体" w:hAnsi="宋体" w:eastAsia="宋体" w:cs="Times New Roman"/>
          <w:color w:val="000000"/>
          <w:kern w:val="0"/>
          <w:szCs w:val="21"/>
        </w:rPr>
        <w:t>天内完成项目验收。</w:t>
      </w:r>
    </w:p>
    <w:p w14:paraId="30196E85">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知识产权归属</w:t>
      </w:r>
    </w:p>
    <w:p w14:paraId="5F6E29F3">
      <w:pPr>
        <w:tabs>
          <w:tab w:val="left" w:pos="900"/>
        </w:tabs>
        <w:spacing w:line="360" w:lineRule="auto"/>
        <w:ind w:firstLine="420" w:firstLineChars="200"/>
        <w:rPr>
          <w:rFonts w:ascii="宋体" w:hAnsi="宋体" w:eastAsia="宋体" w:cs="宋体"/>
          <w:b/>
          <w:szCs w:val="28"/>
        </w:rPr>
      </w:pPr>
      <w:r>
        <w:rPr>
          <w:rFonts w:hint="eastAsia" w:ascii="宋体" w:hAnsi="宋体" w:eastAsia="宋体" w:cs="宋体"/>
          <w:szCs w:val="21"/>
          <w:lang w:val="en-GB"/>
        </w:rPr>
        <w:t>乙方必须保证甲方在中华人民共和国境内使用投标资料、服务或其任何一部分时，享有不受限制的无偿使用权，不会产生因第三方提出侵犯其专利权、商标权或其它知识产权而引起的法律或经济纠纷。</w:t>
      </w:r>
    </w:p>
    <w:p w14:paraId="34E5D64D">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保密</w:t>
      </w:r>
    </w:p>
    <w:p w14:paraId="3A5A748D">
      <w:pPr>
        <w:numPr>
          <w:ilvl w:val="0"/>
          <w:numId w:val="51"/>
        </w:numPr>
        <w:tabs>
          <w:tab w:val="left" w:pos="420"/>
        </w:tabs>
        <w:spacing w:line="360" w:lineRule="auto"/>
        <w:rPr>
          <w:rFonts w:ascii="宋体" w:hAnsi="宋体" w:eastAsia="宋体" w:cs="宋体"/>
          <w:szCs w:val="28"/>
        </w:rPr>
      </w:pPr>
      <w:r>
        <w:rPr>
          <w:rFonts w:hint="eastAsia" w:ascii="宋体" w:hAnsi="宋体" w:eastAsia="宋体" w:cs="宋体"/>
          <w:szCs w:val="28"/>
        </w:rPr>
        <w:t>项目实施服务过程中至乙方正式向甲方交付技术文档资料时止，乙方必须采取措施对本项目实施过程中的数据、源代码、技术文档等资料保密，否则，由于乙方过错导致的上述资料泄密的，乙方必须承担一切责任。项目完成后，甲、乙双方均有责任对本项目的技术保密承担责任。</w:t>
      </w:r>
    </w:p>
    <w:p w14:paraId="6A212738">
      <w:pPr>
        <w:numPr>
          <w:ilvl w:val="0"/>
          <w:numId w:val="51"/>
        </w:numPr>
        <w:tabs>
          <w:tab w:val="left" w:pos="420"/>
        </w:tabs>
        <w:spacing w:line="360" w:lineRule="auto"/>
        <w:rPr>
          <w:rFonts w:ascii="宋体" w:hAnsi="宋体" w:eastAsia="宋体" w:cs="宋体"/>
          <w:szCs w:val="28"/>
        </w:rPr>
      </w:pPr>
      <w:r>
        <w:rPr>
          <w:rFonts w:hint="eastAsia" w:ascii="宋体" w:hAnsi="宋体" w:eastAsia="宋体" w:cs="宋体"/>
          <w:szCs w:val="28"/>
        </w:rPr>
        <w:t>未经乙方事先书面同意，甲方不得将由乙方为本合同提供的条文、规格、计划、图纸、模型、样品或资料提供给与本合同无关的任何第三方，不得将其用于履行本合同之外的其它用途。即使向与履行本合同有关的人员提供，也应注意保密并限于履行合同所必需的范围。</w:t>
      </w:r>
    </w:p>
    <w:p w14:paraId="7288329D">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违约责任与赔偿损失</w:t>
      </w:r>
    </w:p>
    <w:p w14:paraId="004BECC1">
      <w:pPr>
        <w:numPr>
          <w:ilvl w:val="0"/>
          <w:numId w:val="52"/>
        </w:numPr>
        <w:tabs>
          <w:tab w:val="left" w:pos="420"/>
        </w:tabs>
        <w:spacing w:line="360" w:lineRule="auto"/>
        <w:rPr>
          <w:rFonts w:ascii="宋体" w:hAnsi="宋体" w:eastAsia="宋体" w:cs="宋体"/>
          <w:szCs w:val="28"/>
        </w:rPr>
      </w:pPr>
      <w:r>
        <w:rPr>
          <w:rFonts w:hint="eastAsia" w:ascii="宋体" w:hAnsi="宋体" w:eastAsia="宋体" w:cs="宋体"/>
          <w:szCs w:val="28"/>
        </w:rPr>
        <w:t>乙方提供的服务不符合招标文件、投标文件或本合同规定的，甲方有权拒收，并且乙方须向甲方支付本合同总价5%的违约金。</w:t>
      </w:r>
    </w:p>
    <w:p w14:paraId="1A2A66B7">
      <w:pPr>
        <w:numPr>
          <w:ilvl w:val="0"/>
          <w:numId w:val="52"/>
        </w:numPr>
        <w:tabs>
          <w:tab w:val="left" w:pos="420"/>
        </w:tabs>
        <w:spacing w:line="360" w:lineRule="auto"/>
        <w:rPr>
          <w:rFonts w:ascii="宋体" w:hAnsi="宋体" w:eastAsia="宋体" w:cs="宋体"/>
          <w:szCs w:val="28"/>
        </w:rPr>
      </w:pPr>
      <w:r>
        <w:rPr>
          <w:rFonts w:hint="eastAsia" w:ascii="宋体" w:hAnsi="宋体" w:eastAsia="宋体" w:cs="宋体"/>
          <w:szCs w:val="28"/>
        </w:rPr>
        <w:t xml:space="preserve"> 乙方未能按本合同规定的交货时间提供服务，从逾期之日起每日按本合同总价3‰的数额向甲方支付违约金；逾期半个月以上的，甲方有权终止合同，由此造成的甲方经济损失由乙方承担。</w:t>
      </w:r>
    </w:p>
    <w:p w14:paraId="74F3A047">
      <w:pPr>
        <w:numPr>
          <w:ilvl w:val="0"/>
          <w:numId w:val="52"/>
        </w:numPr>
        <w:tabs>
          <w:tab w:val="left" w:pos="420"/>
        </w:tabs>
        <w:spacing w:line="360" w:lineRule="auto"/>
        <w:rPr>
          <w:rFonts w:ascii="宋体" w:hAnsi="宋体" w:eastAsia="宋体" w:cs="宋体"/>
          <w:szCs w:val="28"/>
        </w:rPr>
      </w:pPr>
      <w:r>
        <w:rPr>
          <w:rFonts w:hint="eastAsia" w:ascii="宋体" w:hAnsi="宋体" w:eastAsia="宋体" w:cs="宋体"/>
          <w:szCs w:val="28"/>
        </w:rPr>
        <w:t>甲方无正当理由拒绝接受服务，到期拒付服务款项的，甲方向乙方偿付本合同总价的5%的违约金。甲方逾期付款，则每日按本合同总价的3‰向乙方偿付违约金。</w:t>
      </w:r>
    </w:p>
    <w:p w14:paraId="24DF896D">
      <w:pPr>
        <w:numPr>
          <w:ilvl w:val="0"/>
          <w:numId w:val="52"/>
        </w:numPr>
        <w:tabs>
          <w:tab w:val="left" w:pos="420"/>
        </w:tabs>
        <w:spacing w:line="360" w:lineRule="auto"/>
        <w:rPr>
          <w:rFonts w:ascii="宋体" w:hAnsi="宋体" w:eastAsia="宋体" w:cs="宋体"/>
          <w:szCs w:val="28"/>
        </w:rPr>
      </w:pPr>
      <w:r>
        <w:rPr>
          <w:rFonts w:hint="eastAsia" w:ascii="宋体" w:hAnsi="宋体" w:eastAsia="宋体" w:cs="宋体"/>
          <w:szCs w:val="24"/>
        </w:rPr>
        <w:t>因甲方原因导致变更、中止或者终止政府采购合同的，甲方对乙方受到的损失予以赔偿或者补偿，赔偿或者补偿金额为：</w:t>
      </w:r>
      <w:r>
        <w:rPr>
          <w:rFonts w:hint="eastAsia" w:ascii="宋体" w:hAnsi="宋体" w:eastAsia="宋体" w:cs="宋体"/>
          <w:szCs w:val="24"/>
          <w:u w:val="single"/>
        </w:rPr>
        <w:t xml:space="preserve"> 按本合同总价的 %</w:t>
      </w:r>
    </w:p>
    <w:p w14:paraId="70481549">
      <w:pPr>
        <w:numPr>
          <w:ilvl w:val="0"/>
          <w:numId w:val="52"/>
        </w:numPr>
        <w:tabs>
          <w:tab w:val="left" w:pos="420"/>
        </w:tabs>
        <w:spacing w:line="360" w:lineRule="auto"/>
        <w:rPr>
          <w:rFonts w:ascii="宋体" w:hAnsi="宋体" w:eastAsia="宋体" w:cs="宋体"/>
          <w:szCs w:val="28"/>
        </w:rPr>
      </w:pPr>
      <w:r>
        <w:rPr>
          <w:rFonts w:hint="eastAsia" w:ascii="宋体" w:hAnsi="宋体" w:eastAsia="宋体" w:cs="宋体"/>
          <w:szCs w:val="28"/>
        </w:rPr>
        <w:t>其它违约责任按《中华人民共和国民法典》处理。</w:t>
      </w:r>
    </w:p>
    <w:p w14:paraId="6206C5AC">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争端的解决</w:t>
      </w:r>
    </w:p>
    <w:p w14:paraId="73C46238">
      <w:pPr>
        <w:tabs>
          <w:tab w:val="left" w:pos="900"/>
        </w:tabs>
        <w:spacing w:line="360" w:lineRule="auto"/>
        <w:ind w:firstLine="420" w:firstLineChars="200"/>
        <w:rPr>
          <w:rFonts w:ascii="宋体" w:hAnsi="宋体" w:eastAsia="宋体" w:cs="宋体"/>
          <w:szCs w:val="28"/>
        </w:rPr>
      </w:pPr>
      <w:r>
        <w:rPr>
          <w:rFonts w:hint="eastAsia" w:ascii="宋体" w:hAnsi="宋体" w:eastAsia="宋体" w:cs="宋体"/>
          <w:szCs w:val="28"/>
        </w:rPr>
        <w:t>合同执行过程中发生的任何争议，如双方不能通过友好协商解决，</w:t>
      </w:r>
      <w:r>
        <w:rPr>
          <w:rFonts w:hint="eastAsia" w:ascii="宋体" w:hAnsi="宋体" w:eastAsia="宋体" w:cs="Times New Roman"/>
          <w:color w:val="000000"/>
          <w:kern w:val="0"/>
          <w:szCs w:val="24"/>
        </w:rPr>
        <w:t>则向甲方所在地有管辖权的人民法院提起诉讼</w:t>
      </w:r>
      <w:r>
        <w:rPr>
          <w:rFonts w:hint="eastAsia" w:ascii="宋体" w:hAnsi="宋体" w:eastAsia="宋体" w:cs="宋体"/>
          <w:szCs w:val="28"/>
        </w:rPr>
        <w:t>。</w:t>
      </w:r>
    </w:p>
    <w:p w14:paraId="2A586BF6">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不可抗力</w:t>
      </w:r>
    </w:p>
    <w:p w14:paraId="7BBE7CF1">
      <w:pPr>
        <w:spacing w:line="360" w:lineRule="auto"/>
        <w:ind w:firstLine="411" w:firstLineChars="196"/>
        <w:rPr>
          <w:rFonts w:ascii="宋体" w:hAnsi="宋体" w:eastAsia="宋体" w:cs="宋体"/>
          <w:szCs w:val="28"/>
        </w:rPr>
      </w:pPr>
      <w:r>
        <w:rPr>
          <w:rFonts w:hint="eastAsia" w:ascii="宋体" w:hAnsi="宋体" w:eastAsia="宋体" w:cs="宋体"/>
          <w:szCs w:val="28"/>
        </w:rPr>
        <w:t>任何一方由于不可抗力原因不能履行合同时，应在不可抗力事件结束后1日内向对方通报，以减轻可能给对方造成的损失，在取得有关机构的不可抗力证明或双方谅解确认后，允许延期履行或修订合同，并根据情况可部分或全部免于承担违约责任。</w:t>
      </w:r>
    </w:p>
    <w:p w14:paraId="4FC679EF">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税费</w:t>
      </w:r>
    </w:p>
    <w:p w14:paraId="1C0F3806">
      <w:pPr>
        <w:spacing w:line="360" w:lineRule="auto"/>
        <w:ind w:firstLine="411" w:firstLineChars="196"/>
        <w:rPr>
          <w:rFonts w:ascii="宋体" w:hAnsi="宋体" w:eastAsia="宋体" w:cs="宋体"/>
          <w:szCs w:val="28"/>
        </w:rPr>
      </w:pPr>
      <w:r>
        <w:rPr>
          <w:rFonts w:hint="eastAsia" w:ascii="宋体" w:hAnsi="宋体" w:eastAsia="宋体" w:cs="宋体"/>
          <w:szCs w:val="28"/>
        </w:rPr>
        <w:t>在中国境内、外发生的与本合同执行有关的一切税费均由乙方负担。</w:t>
      </w:r>
    </w:p>
    <w:p w14:paraId="1D9BD3E6">
      <w:pPr>
        <w:numPr>
          <w:ilvl w:val="0"/>
          <w:numId w:val="44"/>
        </w:numPr>
        <w:spacing w:line="360" w:lineRule="auto"/>
        <w:outlineLvl w:val="1"/>
        <w:rPr>
          <w:rFonts w:ascii="宋体" w:hAnsi="宋体" w:eastAsia="宋体" w:cs="宋体"/>
          <w:b/>
          <w:bCs/>
          <w:szCs w:val="28"/>
        </w:rPr>
      </w:pPr>
      <w:r>
        <w:rPr>
          <w:rFonts w:hint="eastAsia" w:ascii="宋体" w:hAnsi="宋体" w:eastAsia="宋体" w:cs="宋体"/>
          <w:b/>
          <w:bCs/>
          <w:szCs w:val="28"/>
        </w:rPr>
        <w:t>其它</w:t>
      </w:r>
    </w:p>
    <w:p w14:paraId="62313060">
      <w:pPr>
        <w:numPr>
          <w:ilvl w:val="0"/>
          <w:numId w:val="53"/>
        </w:numPr>
        <w:tabs>
          <w:tab w:val="left" w:pos="420"/>
        </w:tabs>
        <w:spacing w:line="360" w:lineRule="auto"/>
        <w:rPr>
          <w:rFonts w:ascii="宋体" w:hAnsi="宋体" w:eastAsia="宋体" w:cs="宋体"/>
          <w:szCs w:val="28"/>
        </w:rPr>
      </w:pPr>
      <w:r>
        <w:rPr>
          <w:rFonts w:hint="eastAsia" w:ascii="宋体" w:hAnsi="宋体" w:eastAsia="宋体" w:cs="宋体"/>
          <w:szCs w:val="28"/>
        </w:rPr>
        <w:t>本合同所有附件、招标文件、投标文件、中标通知书均为合同的有效组成部分，与本合同具有同等法律效力。</w:t>
      </w:r>
    </w:p>
    <w:p w14:paraId="7811BCA2">
      <w:pPr>
        <w:numPr>
          <w:ilvl w:val="0"/>
          <w:numId w:val="53"/>
        </w:numPr>
        <w:tabs>
          <w:tab w:val="left" w:pos="420"/>
        </w:tabs>
        <w:spacing w:line="360" w:lineRule="auto"/>
        <w:rPr>
          <w:rFonts w:ascii="宋体" w:hAnsi="宋体" w:eastAsia="宋体" w:cs="宋体"/>
          <w:szCs w:val="28"/>
        </w:rPr>
      </w:pPr>
      <w:r>
        <w:rPr>
          <w:rFonts w:hint="eastAsia" w:ascii="宋体" w:hAnsi="宋体" w:eastAsia="宋体" w:cs="宋体"/>
          <w:szCs w:val="28"/>
        </w:rPr>
        <w:t>在执行本合同的过程中，所有经双方签署确认的文件（包括会议纪要、补充协议）即成为本合同的有效组成部分。</w:t>
      </w:r>
    </w:p>
    <w:p w14:paraId="5FCDD6FA">
      <w:pPr>
        <w:numPr>
          <w:ilvl w:val="0"/>
          <w:numId w:val="53"/>
        </w:numPr>
        <w:tabs>
          <w:tab w:val="left" w:pos="420"/>
        </w:tabs>
        <w:spacing w:line="360" w:lineRule="auto"/>
        <w:rPr>
          <w:rFonts w:ascii="宋体" w:hAnsi="宋体" w:eastAsia="宋体" w:cs="宋体"/>
          <w:szCs w:val="28"/>
        </w:rPr>
      </w:pPr>
      <w:r>
        <w:rPr>
          <w:rFonts w:hint="eastAsia" w:ascii="宋体" w:hAnsi="宋体" w:eastAsia="宋体" w:cs="宋体"/>
          <w:szCs w:val="28"/>
        </w:rPr>
        <w:t xml:space="preserve">如一方地址、电话、传真号码有变更，应在变更当日内书面通知对方，否则，应承担相应责任。 </w:t>
      </w:r>
    </w:p>
    <w:p w14:paraId="293782DE">
      <w:pPr>
        <w:numPr>
          <w:ilvl w:val="0"/>
          <w:numId w:val="53"/>
        </w:numPr>
        <w:tabs>
          <w:tab w:val="left" w:pos="420"/>
        </w:tabs>
        <w:spacing w:line="360" w:lineRule="auto"/>
        <w:rPr>
          <w:rFonts w:ascii="宋体" w:hAnsi="宋体" w:eastAsia="宋体" w:cs="宋体"/>
          <w:szCs w:val="28"/>
        </w:rPr>
      </w:pPr>
      <w:r>
        <w:rPr>
          <w:rFonts w:hint="eastAsia" w:ascii="宋体" w:hAnsi="宋体" w:eastAsia="宋体" w:cs="宋体"/>
          <w:szCs w:val="28"/>
        </w:rPr>
        <w:t>除甲方事先书面同意外，乙方不得部分或全部转让其应履行的合同项下的义务。</w:t>
      </w:r>
    </w:p>
    <w:p w14:paraId="17050506">
      <w:pPr>
        <w:numPr>
          <w:ilvl w:val="0"/>
          <w:numId w:val="53"/>
        </w:numPr>
        <w:tabs>
          <w:tab w:val="left" w:pos="420"/>
        </w:tabs>
        <w:spacing w:line="360" w:lineRule="auto"/>
        <w:rPr>
          <w:rFonts w:ascii="宋体" w:hAnsi="宋体" w:eastAsia="宋体" w:cs="宋体"/>
          <w:szCs w:val="28"/>
        </w:rPr>
      </w:pPr>
      <w:r>
        <w:rPr>
          <w:rFonts w:hint="eastAsia" w:ascii="宋体" w:hAnsi="宋体" w:eastAsia="宋体" w:cs="宋体"/>
          <w:szCs w:val="28"/>
        </w:rPr>
        <w:t>本合同正本一式</w:t>
      </w:r>
      <w:r>
        <w:rPr>
          <w:rFonts w:hint="eastAsia" w:ascii="宋体" w:hAnsi="宋体" w:eastAsia="宋体" w:cs="宋体"/>
          <w:szCs w:val="28"/>
          <w:u w:val="single"/>
        </w:rPr>
        <w:t xml:space="preserve">    </w:t>
      </w:r>
      <w:r>
        <w:rPr>
          <w:rFonts w:hint="eastAsia" w:ascii="宋体" w:hAnsi="宋体" w:eastAsia="宋体" w:cs="宋体"/>
          <w:szCs w:val="28"/>
        </w:rPr>
        <w:t>份，具有同等法律效力，甲、乙双方各执</w:t>
      </w:r>
      <w:r>
        <w:rPr>
          <w:rFonts w:hint="eastAsia" w:ascii="宋体" w:hAnsi="宋体" w:eastAsia="宋体" w:cs="宋体"/>
          <w:szCs w:val="28"/>
          <w:u w:val="single"/>
        </w:rPr>
        <w:t xml:space="preserve">    </w:t>
      </w:r>
      <w:r>
        <w:rPr>
          <w:rFonts w:hint="eastAsia" w:ascii="宋体" w:hAnsi="宋体" w:eastAsia="宋体" w:cs="宋体"/>
          <w:szCs w:val="28"/>
        </w:rPr>
        <w:t>份，采购代理机构壹份。合同自双方签字或盖章之日起即时生效。</w:t>
      </w:r>
    </w:p>
    <w:p w14:paraId="41AAAA7A">
      <w:pPr>
        <w:numPr>
          <w:ilvl w:val="0"/>
          <w:numId w:val="53"/>
        </w:numPr>
        <w:tabs>
          <w:tab w:val="left" w:pos="420"/>
        </w:tabs>
        <w:spacing w:line="360" w:lineRule="auto"/>
        <w:rPr>
          <w:rFonts w:ascii="宋体" w:hAnsi="宋体" w:eastAsia="宋体" w:cs="宋体"/>
          <w:szCs w:val="28"/>
        </w:rPr>
      </w:pPr>
      <w:r>
        <w:rPr>
          <w:rFonts w:hint="eastAsia" w:ascii="宋体" w:hAnsi="宋体" w:eastAsia="宋体" w:cs="宋体"/>
          <w:szCs w:val="28"/>
        </w:rPr>
        <w:t>本合同未尽事宜，由双方协商处理。</w:t>
      </w:r>
    </w:p>
    <w:p w14:paraId="44BA76B1">
      <w:pPr>
        <w:autoSpaceDE w:val="0"/>
        <w:autoSpaceDN w:val="0"/>
        <w:spacing w:line="360" w:lineRule="auto"/>
        <w:ind w:left="823" w:hanging="823" w:hangingChars="392"/>
        <w:rPr>
          <w:rFonts w:ascii="宋体" w:hAnsi="宋体" w:eastAsia="宋体" w:cs="宋体"/>
          <w:szCs w:val="21"/>
        </w:rPr>
      </w:pPr>
      <w:r>
        <w:rPr>
          <w:rFonts w:hint="eastAsia" w:ascii="宋体" w:hAnsi="宋体" w:eastAsia="宋体" w:cs="宋体"/>
          <w:szCs w:val="21"/>
        </w:rPr>
        <w:t>（以下无正文）</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9"/>
        <w:gridCol w:w="5351"/>
      </w:tblGrid>
      <w:tr w14:paraId="22B97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19" w:type="dxa"/>
          </w:tcPr>
          <w:p w14:paraId="08D0E746">
            <w:pPr>
              <w:spacing w:line="360" w:lineRule="auto"/>
              <w:rPr>
                <w:rFonts w:asciiTheme="minorEastAsia" w:hAnsiTheme="minorEastAsia"/>
                <w:color w:val="FF0000"/>
              </w:rPr>
            </w:pPr>
            <w:r>
              <w:rPr>
                <w:rFonts w:hint="eastAsia" w:asciiTheme="minorEastAsia" w:hAnsiTheme="minorEastAsia"/>
                <w:color w:val="FF0000"/>
              </w:rPr>
              <w:t>甲方（公章）：</w:t>
            </w:r>
            <w:r>
              <w:rPr>
                <w:rFonts w:asciiTheme="minorEastAsia" w:hAnsiTheme="minorEastAsia"/>
                <w:color w:val="FF0000"/>
              </w:rPr>
              <w:t xml:space="preserve"> </w:t>
            </w:r>
          </w:p>
          <w:p w14:paraId="3CF62514">
            <w:pPr>
              <w:spacing w:line="360" w:lineRule="auto"/>
              <w:rPr>
                <w:rFonts w:asciiTheme="minorEastAsia" w:hAnsiTheme="minorEastAsia"/>
                <w:color w:val="FF0000"/>
              </w:rPr>
            </w:pPr>
            <w:r>
              <w:rPr>
                <w:rFonts w:hint="eastAsia" w:asciiTheme="minorEastAsia" w:hAnsiTheme="minorEastAsia"/>
                <w:color w:val="FF0000"/>
              </w:rPr>
              <w:t>联系人：</w:t>
            </w:r>
          </w:p>
          <w:p w14:paraId="787F0CE1">
            <w:pPr>
              <w:spacing w:line="360" w:lineRule="auto"/>
              <w:rPr>
                <w:rFonts w:asciiTheme="minorEastAsia" w:hAnsiTheme="minorEastAsia"/>
                <w:color w:val="FF0000"/>
              </w:rPr>
            </w:pPr>
            <w:r>
              <w:rPr>
                <w:rFonts w:hint="eastAsia" w:asciiTheme="minorEastAsia" w:hAnsiTheme="minorEastAsia"/>
                <w:color w:val="FF0000"/>
              </w:rPr>
              <w:t>开户名称：</w:t>
            </w:r>
          </w:p>
          <w:p w14:paraId="7599E433">
            <w:pPr>
              <w:spacing w:line="360" w:lineRule="auto"/>
              <w:rPr>
                <w:rFonts w:asciiTheme="minorEastAsia" w:hAnsiTheme="minorEastAsia"/>
                <w:color w:val="FF0000"/>
              </w:rPr>
            </w:pPr>
            <w:r>
              <w:rPr>
                <w:rFonts w:hint="eastAsia" w:asciiTheme="minorEastAsia" w:hAnsiTheme="minorEastAsia"/>
                <w:color w:val="FF0000"/>
              </w:rPr>
              <w:t>开户银行：</w:t>
            </w:r>
          </w:p>
          <w:p w14:paraId="42FC4DC1">
            <w:pPr>
              <w:spacing w:line="360" w:lineRule="auto"/>
              <w:rPr>
                <w:rFonts w:asciiTheme="minorEastAsia" w:hAnsiTheme="minorEastAsia"/>
                <w:color w:val="FF0000"/>
              </w:rPr>
            </w:pPr>
            <w:r>
              <w:rPr>
                <w:rFonts w:hint="eastAsia" w:asciiTheme="minorEastAsia" w:hAnsiTheme="minorEastAsia"/>
                <w:color w:val="FF0000"/>
              </w:rPr>
              <w:t>银行账号：</w:t>
            </w:r>
          </w:p>
          <w:p w14:paraId="23FFC1B2">
            <w:pPr>
              <w:spacing w:line="360" w:lineRule="auto"/>
              <w:rPr>
                <w:rFonts w:asciiTheme="minorEastAsia" w:hAnsiTheme="minorEastAsia"/>
                <w:color w:val="FF0000"/>
              </w:rPr>
            </w:pPr>
            <w:r>
              <w:rPr>
                <w:rFonts w:hint="eastAsia" w:asciiTheme="minorEastAsia" w:hAnsiTheme="minorEastAsia"/>
                <w:color w:val="FF0000"/>
              </w:rPr>
              <w:t>纳税人识别号：</w:t>
            </w:r>
          </w:p>
          <w:p w14:paraId="547C3A48">
            <w:pPr>
              <w:spacing w:line="360" w:lineRule="auto"/>
              <w:rPr>
                <w:rFonts w:asciiTheme="minorEastAsia" w:hAnsiTheme="minorEastAsia"/>
                <w:color w:val="FF0000"/>
              </w:rPr>
            </w:pPr>
            <w:r>
              <w:rPr>
                <w:rFonts w:hint="eastAsia" w:asciiTheme="minorEastAsia" w:hAnsiTheme="minorEastAsia"/>
                <w:color w:val="FF0000"/>
              </w:rPr>
              <w:t>地址：</w:t>
            </w:r>
          </w:p>
          <w:p w14:paraId="25DD7978">
            <w:pPr>
              <w:spacing w:line="360" w:lineRule="auto"/>
              <w:rPr>
                <w:rFonts w:asciiTheme="minorEastAsia" w:hAnsiTheme="minorEastAsia"/>
                <w:color w:val="FF0000"/>
              </w:rPr>
            </w:pPr>
            <w:r>
              <w:rPr>
                <w:rFonts w:hint="eastAsia" w:asciiTheme="minorEastAsia" w:hAnsiTheme="minorEastAsia"/>
                <w:color w:val="FF0000"/>
              </w:rPr>
              <w:t>联系方式：</w:t>
            </w:r>
          </w:p>
          <w:p w14:paraId="050A1308">
            <w:pPr>
              <w:spacing w:line="360" w:lineRule="auto"/>
              <w:rPr>
                <w:rFonts w:asciiTheme="minorEastAsia" w:hAnsiTheme="minorEastAsia"/>
                <w:color w:val="FF0000"/>
              </w:rPr>
            </w:pPr>
            <w:r>
              <w:rPr>
                <w:rFonts w:hint="eastAsia" w:asciiTheme="minorEastAsia" w:hAnsiTheme="minorEastAsia"/>
                <w:color w:val="FF0000"/>
              </w:rPr>
              <w:t>传真：</w:t>
            </w:r>
          </w:p>
          <w:p w14:paraId="389E97B8">
            <w:pPr>
              <w:spacing w:line="360" w:lineRule="auto"/>
              <w:rPr>
                <w:rFonts w:asciiTheme="minorEastAsia" w:hAnsiTheme="minorEastAsia"/>
                <w:color w:val="FF0000"/>
              </w:rPr>
            </w:pPr>
          </w:p>
        </w:tc>
        <w:tc>
          <w:tcPr>
            <w:tcW w:w="5351" w:type="dxa"/>
          </w:tcPr>
          <w:p w14:paraId="452E46CD">
            <w:pPr>
              <w:spacing w:line="360" w:lineRule="auto"/>
              <w:rPr>
                <w:rFonts w:asciiTheme="minorEastAsia" w:hAnsiTheme="minorEastAsia"/>
                <w:color w:val="FF0000"/>
              </w:rPr>
            </w:pPr>
            <w:r>
              <w:rPr>
                <w:rFonts w:hint="eastAsia" w:asciiTheme="minorEastAsia" w:hAnsiTheme="minorEastAsia"/>
                <w:color w:val="FF0000"/>
              </w:rPr>
              <w:t>乙方（公章）：</w:t>
            </w:r>
            <w:r>
              <w:rPr>
                <w:rFonts w:asciiTheme="minorEastAsia" w:hAnsiTheme="minorEastAsia"/>
                <w:color w:val="FF0000"/>
              </w:rPr>
              <w:t xml:space="preserve"> </w:t>
            </w:r>
          </w:p>
          <w:p w14:paraId="368F1C1B">
            <w:pPr>
              <w:spacing w:line="360" w:lineRule="auto"/>
              <w:rPr>
                <w:rFonts w:asciiTheme="minorEastAsia" w:hAnsiTheme="minorEastAsia"/>
                <w:color w:val="FF0000"/>
              </w:rPr>
            </w:pPr>
            <w:r>
              <w:rPr>
                <w:rFonts w:hint="eastAsia" w:asciiTheme="minorEastAsia" w:hAnsiTheme="minorEastAsia"/>
                <w:color w:val="FF0000"/>
              </w:rPr>
              <w:t>联系人：</w:t>
            </w:r>
          </w:p>
          <w:p w14:paraId="5F4FDC88">
            <w:pPr>
              <w:spacing w:line="360" w:lineRule="auto"/>
              <w:rPr>
                <w:rFonts w:asciiTheme="minorEastAsia" w:hAnsiTheme="minorEastAsia"/>
                <w:color w:val="FF0000"/>
              </w:rPr>
            </w:pPr>
            <w:r>
              <w:rPr>
                <w:rFonts w:hint="eastAsia" w:asciiTheme="minorEastAsia" w:hAnsiTheme="minorEastAsia"/>
                <w:color w:val="FF0000"/>
              </w:rPr>
              <w:t>供应商规模：（大型企业/中型企业/小微型企业/其他）</w:t>
            </w:r>
          </w:p>
          <w:p w14:paraId="61EA1D96">
            <w:pPr>
              <w:spacing w:line="360" w:lineRule="auto"/>
              <w:rPr>
                <w:rFonts w:asciiTheme="minorEastAsia" w:hAnsiTheme="minorEastAsia"/>
                <w:color w:val="FF0000"/>
              </w:rPr>
            </w:pPr>
            <w:r>
              <w:rPr>
                <w:rFonts w:hint="eastAsia" w:asciiTheme="minorEastAsia" w:hAnsiTheme="minorEastAsia"/>
                <w:color w:val="FF0000"/>
              </w:rPr>
              <w:t>供应商特殊性质：（监狱企业/残疾人福利性单位/其他）</w:t>
            </w:r>
          </w:p>
          <w:p w14:paraId="4E530E2E">
            <w:pPr>
              <w:spacing w:line="360" w:lineRule="auto"/>
              <w:rPr>
                <w:rFonts w:asciiTheme="minorEastAsia" w:hAnsiTheme="minorEastAsia"/>
                <w:color w:val="FF0000"/>
              </w:rPr>
            </w:pPr>
            <w:r>
              <w:rPr>
                <w:rFonts w:hint="eastAsia" w:asciiTheme="minorEastAsia" w:hAnsiTheme="minorEastAsia"/>
                <w:color w:val="FF0000"/>
              </w:rPr>
              <w:t>开户名称：</w:t>
            </w:r>
          </w:p>
          <w:p w14:paraId="3C3D777F">
            <w:pPr>
              <w:spacing w:line="360" w:lineRule="auto"/>
              <w:rPr>
                <w:rFonts w:asciiTheme="minorEastAsia" w:hAnsiTheme="minorEastAsia"/>
                <w:color w:val="FF0000"/>
              </w:rPr>
            </w:pPr>
            <w:r>
              <w:rPr>
                <w:rFonts w:hint="eastAsia" w:asciiTheme="minorEastAsia" w:hAnsiTheme="minorEastAsia"/>
                <w:color w:val="FF0000"/>
              </w:rPr>
              <w:t>开户银行：</w:t>
            </w:r>
          </w:p>
          <w:p w14:paraId="52DC9F9F">
            <w:pPr>
              <w:spacing w:line="360" w:lineRule="auto"/>
              <w:rPr>
                <w:rFonts w:asciiTheme="minorEastAsia" w:hAnsiTheme="minorEastAsia"/>
                <w:color w:val="FF0000"/>
              </w:rPr>
            </w:pPr>
            <w:r>
              <w:rPr>
                <w:rFonts w:hint="eastAsia" w:asciiTheme="minorEastAsia" w:hAnsiTheme="minorEastAsia"/>
                <w:color w:val="FF0000"/>
              </w:rPr>
              <w:t>银行账号：</w:t>
            </w:r>
          </w:p>
          <w:p w14:paraId="13D4A726">
            <w:pPr>
              <w:spacing w:line="360" w:lineRule="auto"/>
              <w:rPr>
                <w:rFonts w:asciiTheme="minorEastAsia" w:hAnsiTheme="minorEastAsia"/>
                <w:color w:val="FF0000"/>
              </w:rPr>
            </w:pPr>
            <w:r>
              <w:rPr>
                <w:rFonts w:hint="eastAsia" w:asciiTheme="minorEastAsia" w:hAnsiTheme="minorEastAsia"/>
                <w:color w:val="FF0000"/>
              </w:rPr>
              <w:t>纳税人识别号：</w:t>
            </w:r>
          </w:p>
          <w:p w14:paraId="104C4920">
            <w:pPr>
              <w:spacing w:line="360" w:lineRule="auto"/>
              <w:rPr>
                <w:rFonts w:asciiTheme="minorEastAsia" w:hAnsiTheme="minorEastAsia"/>
                <w:color w:val="FF0000"/>
              </w:rPr>
            </w:pPr>
            <w:r>
              <w:rPr>
                <w:rFonts w:hint="eastAsia" w:asciiTheme="minorEastAsia" w:hAnsiTheme="minorEastAsia"/>
                <w:color w:val="FF0000"/>
              </w:rPr>
              <w:t>供应商所在区域：</w:t>
            </w:r>
          </w:p>
          <w:p w14:paraId="180E6D93">
            <w:pPr>
              <w:spacing w:line="360" w:lineRule="auto"/>
              <w:rPr>
                <w:rFonts w:asciiTheme="minorEastAsia" w:hAnsiTheme="minorEastAsia"/>
                <w:color w:val="FF0000"/>
              </w:rPr>
            </w:pPr>
            <w:r>
              <w:rPr>
                <w:rFonts w:hint="eastAsia" w:asciiTheme="minorEastAsia" w:hAnsiTheme="minorEastAsia"/>
                <w:color w:val="FF0000"/>
              </w:rPr>
              <w:t>地址：</w:t>
            </w:r>
          </w:p>
          <w:p w14:paraId="57C212E6">
            <w:pPr>
              <w:spacing w:line="360" w:lineRule="auto"/>
              <w:rPr>
                <w:rFonts w:asciiTheme="minorEastAsia" w:hAnsiTheme="minorEastAsia"/>
                <w:color w:val="FF0000"/>
              </w:rPr>
            </w:pPr>
            <w:r>
              <w:rPr>
                <w:rFonts w:hint="eastAsia" w:asciiTheme="minorEastAsia" w:hAnsiTheme="minorEastAsia"/>
                <w:color w:val="FF0000"/>
              </w:rPr>
              <w:t>联系方式：</w:t>
            </w:r>
          </w:p>
          <w:p w14:paraId="4BC848F2">
            <w:pPr>
              <w:spacing w:line="360" w:lineRule="auto"/>
              <w:rPr>
                <w:rFonts w:asciiTheme="minorEastAsia" w:hAnsiTheme="minorEastAsia"/>
                <w:color w:val="FF0000"/>
              </w:rPr>
            </w:pPr>
            <w:r>
              <w:rPr>
                <w:rFonts w:hint="eastAsia" w:asciiTheme="minorEastAsia" w:hAnsiTheme="minorEastAsia"/>
                <w:color w:val="FF0000"/>
              </w:rPr>
              <w:t>传真：</w:t>
            </w:r>
          </w:p>
        </w:tc>
      </w:tr>
    </w:tbl>
    <w:p w14:paraId="2BE4A5C4">
      <w:pPr>
        <w:spacing w:line="360" w:lineRule="auto"/>
        <w:ind w:left="1140"/>
        <w:rPr>
          <w:rFonts w:asciiTheme="minorEastAsia" w:hAnsiTheme="minorEastAsia"/>
        </w:rPr>
      </w:pPr>
    </w:p>
    <w:p w14:paraId="5E64D548">
      <w:pPr>
        <w:spacing w:line="360" w:lineRule="auto"/>
        <w:ind w:left="420"/>
        <w:rPr>
          <w:rFonts w:asciiTheme="minorEastAsia" w:hAnsiTheme="minorEastAsia"/>
        </w:rPr>
      </w:pPr>
    </w:p>
    <w:sectPr>
      <w:headerReference r:id="rId4" w:type="default"/>
      <w:footerReference r:id="rId5" w:type="default"/>
      <w:pgSz w:w="11906" w:h="16838"/>
      <w:pgMar w:top="1440" w:right="1276" w:bottom="1440" w:left="1276"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2FBD9">
    <w:pPr>
      <w:pStyle w:val="7"/>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A83B7">
    <w:pPr>
      <w:pStyle w:val="13"/>
      <w:jc w:val="center"/>
    </w:pPr>
    <w:r>
      <w:rPr>
        <w:rFonts w:hint="eastAsia"/>
      </w:rPr>
      <w:t xml:space="preserve">www.gzgkbidding.com                          </w:t>
    </w:r>
    <w:sdt>
      <w:sdtPr>
        <w:id w:val="1849828563"/>
      </w:sdtPr>
      <w:sdtContent>
        <w:r>
          <w:rPr>
            <w:rFonts w:hint="eastAsia"/>
          </w:rPr>
          <w:t>第</w:t>
        </w:r>
        <w:r>
          <w:fldChar w:fldCharType="begin"/>
        </w:r>
        <w:r>
          <w:instrText xml:space="preserve">PAGE   \* MERGEFORMAT</w:instrText>
        </w:r>
        <w:r>
          <w:fldChar w:fldCharType="separate"/>
        </w:r>
        <w:r>
          <w:rPr>
            <w:lang w:val="zh-CN"/>
          </w:rPr>
          <w:t>14</w:t>
        </w:r>
        <w:r>
          <w:fldChar w:fldCharType="end"/>
        </w:r>
        <w:r>
          <w:rPr>
            <w:rFonts w:hint="eastAsia"/>
          </w:rPr>
          <w:t xml:space="preserve">页                 广州市国科招标代理有限公司编制  </w:t>
        </w:r>
      </w:sdtContent>
    </w:sdt>
  </w:p>
  <w:p w14:paraId="7E53EAAE">
    <w:pPr>
      <w:pStyle w:val="13"/>
      <w:jc w:val="center"/>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1152E">
    <w:pPr>
      <w:pStyle w:val="14"/>
      <w:jc w:val="left"/>
    </w:pPr>
    <w:r>
      <w:rPr>
        <w:rFonts w:hint="eastAsia"/>
        <w:color w:val="000000"/>
      </w:rPr>
      <w:drawing>
        <wp:inline distT="0" distB="0" distL="0" distR="0">
          <wp:extent cx="504825" cy="552450"/>
          <wp:effectExtent l="0" t="0" r="9525" b="0"/>
          <wp:docPr id="7"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04825" cy="552450"/>
                  </a:xfrm>
                  <a:prstGeom prst="rect">
                    <a:avLst/>
                  </a:prstGeom>
                  <a:noFill/>
                  <a:ln>
                    <a:noFill/>
                  </a:ln>
                </pic:spPr>
              </pic:pic>
            </a:graphicData>
          </a:graphic>
        </wp:inline>
      </w:drawing>
    </w:r>
    <w:r>
      <w:rPr>
        <w:rFonts w:hint="eastAsia"/>
        <w:color w:val="00000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E34C1"/>
    <w:multiLevelType w:val="multilevel"/>
    <w:tmpl w:val="010E34C1"/>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chineseCountingThousand"/>
      <w:suff w:val="nothing"/>
      <w:lvlText w:val="（%3）"/>
      <w:lvlJc w:val="left"/>
      <w:pPr>
        <w:ind w:left="420" w:hanging="420"/>
      </w:pPr>
      <w:rPr>
        <w:rFonts w:hint="eastAsia"/>
        <w:b/>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5205C43"/>
    <w:multiLevelType w:val="multilevel"/>
    <w:tmpl w:val="05205C43"/>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64122FC"/>
    <w:multiLevelType w:val="multilevel"/>
    <w:tmpl w:val="064122FC"/>
    <w:lvl w:ilvl="0" w:tentative="0">
      <w:start w:val="1"/>
      <w:numFmt w:val="decimal"/>
      <w:lvlText w:val="%1．"/>
      <w:lvlJc w:val="left"/>
      <w:pPr>
        <w:tabs>
          <w:tab w:val="left" w:pos="0"/>
        </w:tabs>
        <w:ind w:left="437" w:hanging="437"/>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7CD695A"/>
    <w:multiLevelType w:val="multilevel"/>
    <w:tmpl w:val="07CD695A"/>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F072162"/>
    <w:multiLevelType w:val="multilevel"/>
    <w:tmpl w:val="0F072162"/>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0490496"/>
    <w:multiLevelType w:val="multilevel"/>
    <w:tmpl w:val="10490496"/>
    <w:lvl w:ilvl="0" w:tentative="0">
      <w:start w:val="1"/>
      <w:numFmt w:val="decimal"/>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3D04D4E"/>
    <w:multiLevelType w:val="multilevel"/>
    <w:tmpl w:val="13D04D4E"/>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80E0597"/>
    <w:multiLevelType w:val="multilevel"/>
    <w:tmpl w:val="180E0597"/>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96269FC"/>
    <w:multiLevelType w:val="multilevel"/>
    <w:tmpl w:val="196269FC"/>
    <w:lvl w:ilvl="0" w:tentative="0">
      <w:start w:val="1"/>
      <w:numFmt w:val="decimal"/>
      <w:lvlText w:val="%1"/>
      <w:lvlJc w:val="left"/>
      <w:pPr>
        <w:ind w:left="420" w:hanging="420"/>
      </w:pPr>
      <w:rPr>
        <w:rFonts w:hint="default"/>
      </w:rPr>
    </w:lvl>
    <w:lvl w:ilvl="1" w:tentative="0">
      <w:start w:val="1"/>
      <w:numFmt w:val="decimal"/>
      <w:lvlText w:val="%2"/>
      <w:lvlJc w:val="left"/>
      <w:pPr>
        <w:ind w:left="561"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D299E18"/>
    <w:multiLevelType w:val="singleLevel"/>
    <w:tmpl w:val="1D299E18"/>
    <w:lvl w:ilvl="0" w:tentative="0">
      <w:start w:val="1"/>
      <w:numFmt w:val="decimal"/>
      <w:lvlText w:val="%1."/>
      <w:lvlJc w:val="left"/>
      <w:pPr>
        <w:ind w:left="425" w:hanging="425"/>
      </w:pPr>
      <w:rPr>
        <w:rFonts w:hint="default" w:ascii="宋体" w:hAnsi="宋体" w:eastAsia="宋体" w:cs="宋体"/>
      </w:rPr>
    </w:lvl>
  </w:abstractNum>
  <w:abstractNum w:abstractNumId="10">
    <w:nsid w:val="218A58DB"/>
    <w:multiLevelType w:val="multilevel"/>
    <w:tmpl w:val="218A58DB"/>
    <w:lvl w:ilvl="0" w:tentative="0">
      <w:start w:val="1"/>
      <w:numFmt w:val="decimal"/>
      <w:lvlText w:val="（%1）"/>
      <w:lvlJc w:val="left"/>
      <w:pPr>
        <w:ind w:left="420" w:hanging="420"/>
      </w:pPr>
      <w:rPr>
        <w:rFonts w:hint="eastAsia" w:ascii="宋体" w:hAnsi="宋体" w:eastAsia="宋体"/>
        <w:b w:val="0"/>
      </w:rPr>
    </w:lvl>
    <w:lvl w:ilvl="1" w:tentative="0">
      <w:start w:val="1"/>
      <w:numFmt w:val="decimal"/>
      <w:suff w:val="nothing"/>
      <w:lvlText w:val="（%2）"/>
      <w:lvlJc w:val="left"/>
      <w:pPr>
        <w:ind w:left="420" w:hanging="420"/>
      </w:pPr>
      <w:rPr>
        <w:rFonts w:hint="eastAsia" w:ascii="宋体" w:hAnsi="宋体" w:eastAsia="宋体"/>
        <w:b w:val="0"/>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2A54379"/>
    <w:multiLevelType w:val="multilevel"/>
    <w:tmpl w:val="22A54379"/>
    <w:lvl w:ilvl="0" w:tentative="0">
      <w:start w:val="1"/>
      <w:numFmt w:val="decimal"/>
      <w:lvlText w:val="%1．"/>
      <w:lvlJc w:val="left"/>
      <w:pPr>
        <w:tabs>
          <w:tab w:val="left" w:pos="0"/>
        </w:tabs>
        <w:ind w:left="437" w:hanging="437"/>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3A7662D"/>
    <w:multiLevelType w:val="multilevel"/>
    <w:tmpl w:val="23A7662D"/>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299B5979"/>
    <w:multiLevelType w:val="multilevel"/>
    <w:tmpl w:val="299B5979"/>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2FD37523"/>
    <w:multiLevelType w:val="multilevel"/>
    <w:tmpl w:val="2FD37523"/>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31165814"/>
    <w:multiLevelType w:val="multilevel"/>
    <w:tmpl w:val="31165814"/>
    <w:lvl w:ilvl="0" w:tentative="0">
      <w:start w:val="1"/>
      <w:numFmt w:val="decimal"/>
      <w:lvlText w:val="（%1）"/>
      <w:lvlJc w:val="left"/>
      <w:pPr>
        <w:tabs>
          <w:tab w:val="left" w:pos="420"/>
        </w:tabs>
        <w:ind w:left="964" w:hanging="54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37131B1D"/>
    <w:multiLevelType w:val="multilevel"/>
    <w:tmpl w:val="37131B1D"/>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884F07F"/>
    <w:multiLevelType w:val="singleLevel"/>
    <w:tmpl w:val="3884F07F"/>
    <w:lvl w:ilvl="0" w:tentative="0">
      <w:start w:val="1"/>
      <w:numFmt w:val="decimal"/>
      <w:lvlText w:val="%1."/>
      <w:lvlJc w:val="left"/>
      <w:pPr>
        <w:ind w:left="425" w:hanging="425"/>
      </w:pPr>
      <w:rPr>
        <w:rFonts w:hint="default" w:ascii="宋体" w:hAnsi="宋体" w:eastAsia="宋体" w:cs="宋体"/>
      </w:rPr>
    </w:lvl>
  </w:abstractNum>
  <w:abstractNum w:abstractNumId="18">
    <w:nsid w:val="3E906BA0"/>
    <w:multiLevelType w:val="multilevel"/>
    <w:tmpl w:val="3E906BA0"/>
    <w:lvl w:ilvl="0" w:tentative="0">
      <w:start w:val="1"/>
      <w:numFmt w:val="decimal"/>
      <w:lvlText w:val="%1．"/>
      <w:lvlJc w:val="left"/>
      <w:pPr>
        <w:tabs>
          <w:tab w:val="left" w:pos="0"/>
        </w:tabs>
        <w:ind w:left="437" w:hanging="437"/>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40E83A0F"/>
    <w:multiLevelType w:val="multilevel"/>
    <w:tmpl w:val="40E83A0F"/>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5994EF5"/>
    <w:multiLevelType w:val="multilevel"/>
    <w:tmpl w:val="45994EF5"/>
    <w:lvl w:ilvl="0" w:tentative="0">
      <w:start w:val="1"/>
      <w:numFmt w:val="japaneseCounting"/>
      <w:lvlText w:val="%1、"/>
      <w:lvlJc w:val="left"/>
      <w:pPr>
        <w:tabs>
          <w:tab w:val="left" w:pos="3398"/>
        </w:tabs>
        <w:ind w:left="3398" w:hanging="420"/>
      </w:pPr>
      <w:rPr>
        <w:rFonts w:hint="default"/>
        <w:b/>
      </w:rPr>
    </w:lvl>
    <w:lvl w:ilvl="1" w:tentative="0">
      <w:start w:val="1"/>
      <w:numFmt w:val="decimal"/>
      <w:lvlText w:val="%2、"/>
      <w:lvlJc w:val="left"/>
      <w:pPr>
        <w:tabs>
          <w:tab w:val="left" w:pos="426"/>
        </w:tabs>
        <w:ind w:left="426" w:firstLine="0"/>
      </w:pPr>
      <w:rPr>
        <w:rFonts w:ascii="宋体" w:hAnsi="宋体" w:eastAsia="宋体" w:cs="Times New Roman"/>
        <w:b w:val="0"/>
        <w:color w:val="auto"/>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21">
    <w:nsid w:val="460327A1"/>
    <w:multiLevelType w:val="multilevel"/>
    <w:tmpl w:val="460327A1"/>
    <w:lvl w:ilvl="0" w:tentative="0">
      <w:start w:val="1"/>
      <w:numFmt w:val="decimal"/>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7D20F7E"/>
    <w:multiLevelType w:val="multilevel"/>
    <w:tmpl w:val="47D20F7E"/>
    <w:lvl w:ilvl="0" w:tentative="0">
      <w:start w:val="1"/>
      <w:numFmt w:val="decimal"/>
      <w:suff w:val="nothing"/>
      <w:lvlText w:val="（%1）"/>
      <w:lvlJc w:val="left"/>
      <w:pPr>
        <w:ind w:left="420" w:hanging="420"/>
      </w:pPr>
      <w:rPr>
        <w:rFonts w:hint="eastAsia" w:ascii="宋体" w:hAnsi="宋体" w:eastAsia="宋体"/>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84A154A"/>
    <w:multiLevelType w:val="multilevel"/>
    <w:tmpl w:val="484A154A"/>
    <w:lvl w:ilvl="0" w:tentative="0">
      <w:start w:val="1"/>
      <w:numFmt w:val="japaneseCounting"/>
      <w:lvlText w:val="%1、"/>
      <w:lvlJc w:val="left"/>
      <w:pPr>
        <w:tabs>
          <w:tab w:val="left" w:pos="704"/>
        </w:tabs>
        <w:ind w:left="704" w:hanging="420"/>
      </w:pPr>
      <w:rPr>
        <w:rFonts w:hint="default"/>
        <w:b/>
      </w:rPr>
    </w:lvl>
    <w:lvl w:ilvl="1" w:tentative="0">
      <w:start w:val="1"/>
      <w:numFmt w:val="decimal"/>
      <w:lvlText w:val="%2、"/>
      <w:lvlJc w:val="left"/>
      <w:pPr>
        <w:tabs>
          <w:tab w:val="left" w:pos="426"/>
        </w:tabs>
        <w:ind w:left="426" w:firstLine="0"/>
      </w:pPr>
      <w:rPr>
        <w:rFonts w:ascii="宋体" w:hAnsi="宋体" w:eastAsia="宋体" w:cs="Times New Roman"/>
        <w:b w:val="0"/>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24">
    <w:nsid w:val="487E4AB1"/>
    <w:multiLevelType w:val="multilevel"/>
    <w:tmpl w:val="487E4AB1"/>
    <w:lvl w:ilvl="0" w:tentative="0">
      <w:start w:val="1"/>
      <w:numFmt w:val="japaneseCounting"/>
      <w:lvlText w:val="%1、"/>
      <w:lvlJc w:val="left"/>
      <w:pPr>
        <w:tabs>
          <w:tab w:val="left" w:pos="3398"/>
        </w:tabs>
        <w:ind w:left="3398" w:hanging="420"/>
      </w:pPr>
      <w:rPr>
        <w:rFonts w:hint="default"/>
        <w:b/>
      </w:rPr>
    </w:lvl>
    <w:lvl w:ilvl="1" w:tentative="0">
      <w:start w:val="1"/>
      <w:numFmt w:val="decimal"/>
      <w:lvlText w:val="%2、"/>
      <w:lvlJc w:val="left"/>
      <w:pPr>
        <w:tabs>
          <w:tab w:val="left" w:pos="426"/>
        </w:tabs>
        <w:ind w:left="426" w:firstLine="0"/>
      </w:pPr>
      <w:rPr>
        <w:rFonts w:ascii="宋体" w:hAnsi="宋体" w:eastAsia="宋体" w:cs="Times New Roman"/>
        <w:b w:val="0"/>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25">
    <w:nsid w:val="4B132317"/>
    <w:multiLevelType w:val="singleLevel"/>
    <w:tmpl w:val="4B132317"/>
    <w:lvl w:ilvl="0" w:tentative="0">
      <w:start w:val="1"/>
      <w:numFmt w:val="decimal"/>
      <w:lvlText w:val="%1."/>
      <w:lvlJc w:val="left"/>
      <w:pPr>
        <w:ind w:left="425" w:hanging="425"/>
      </w:pPr>
      <w:rPr>
        <w:rFonts w:hint="default" w:ascii="宋体" w:hAnsi="宋体" w:eastAsia="宋体" w:cs="宋体"/>
      </w:rPr>
    </w:lvl>
  </w:abstractNum>
  <w:abstractNum w:abstractNumId="26">
    <w:nsid w:val="4D087DBC"/>
    <w:multiLevelType w:val="multilevel"/>
    <w:tmpl w:val="4D087DBC"/>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4F07051E"/>
    <w:multiLevelType w:val="multilevel"/>
    <w:tmpl w:val="4F07051E"/>
    <w:lvl w:ilvl="0" w:tentative="0">
      <w:start w:val="1"/>
      <w:numFmt w:val="decimal"/>
      <w:suff w:val="nothing"/>
      <w:lvlText w:val="（%1）"/>
      <w:lvlJc w:val="left"/>
      <w:pPr>
        <w:ind w:left="420" w:hanging="420"/>
      </w:pPr>
      <w:rPr>
        <w:rFonts w:hint="eastAsia" w:ascii="宋体" w:hAnsi="宋体" w:eastAsia="宋体"/>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05224FF"/>
    <w:multiLevelType w:val="multilevel"/>
    <w:tmpl w:val="505224FF"/>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516003D4"/>
    <w:multiLevelType w:val="multilevel"/>
    <w:tmpl w:val="516003D4"/>
    <w:lvl w:ilvl="0" w:tentative="0">
      <w:start w:val="1"/>
      <w:numFmt w:val="japaneseCounting"/>
      <w:lvlText w:val="%1、"/>
      <w:lvlJc w:val="left"/>
      <w:pPr>
        <w:tabs>
          <w:tab w:val="left" w:pos="704"/>
        </w:tabs>
        <w:ind w:left="704" w:hanging="420"/>
      </w:pPr>
      <w:rPr>
        <w:rFonts w:hint="default"/>
        <w:b/>
      </w:rPr>
    </w:lvl>
    <w:lvl w:ilvl="1" w:tentative="0">
      <w:start w:val="1"/>
      <w:numFmt w:val="decimal"/>
      <w:lvlText w:val="%2、"/>
      <w:lvlJc w:val="left"/>
      <w:pPr>
        <w:tabs>
          <w:tab w:val="left" w:pos="0"/>
        </w:tabs>
        <w:ind w:left="0" w:firstLine="0"/>
      </w:pPr>
      <w:rPr>
        <w:rFonts w:ascii="宋体" w:hAnsi="宋体" w:eastAsia="宋体" w:cs="Times New Roman"/>
        <w:b w:val="0"/>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30">
    <w:nsid w:val="5269513D"/>
    <w:multiLevelType w:val="multilevel"/>
    <w:tmpl w:val="5269513D"/>
    <w:lvl w:ilvl="0" w:tentative="0">
      <w:start w:val="1"/>
      <w:numFmt w:val="decimal"/>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403CB7C"/>
    <w:multiLevelType w:val="singleLevel"/>
    <w:tmpl w:val="5403CB7C"/>
    <w:lvl w:ilvl="0" w:tentative="0">
      <w:start w:val="1"/>
      <w:numFmt w:val="decimal"/>
      <w:lvlText w:val="%1."/>
      <w:lvlJc w:val="left"/>
      <w:pPr>
        <w:ind w:left="425" w:hanging="425"/>
      </w:pPr>
      <w:rPr>
        <w:rFonts w:hint="default" w:ascii="宋体" w:hAnsi="宋体" w:eastAsia="宋体" w:cs="宋体"/>
      </w:rPr>
    </w:lvl>
  </w:abstractNum>
  <w:abstractNum w:abstractNumId="32">
    <w:nsid w:val="56DA2BA5"/>
    <w:multiLevelType w:val="multilevel"/>
    <w:tmpl w:val="56DA2BA5"/>
    <w:lvl w:ilvl="0" w:tentative="0">
      <w:start w:val="1"/>
      <w:numFmt w:val="decimal"/>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AC86135"/>
    <w:multiLevelType w:val="multilevel"/>
    <w:tmpl w:val="5AC86135"/>
    <w:lvl w:ilvl="0" w:tentative="0">
      <w:start w:val="1"/>
      <w:numFmt w:val="decimal"/>
      <w:lvlText w:val="%1、"/>
      <w:lvlJc w:val="left"/>
      <w:pPr>
        <w:tabs>
          <w:tab w:val="left" w:pos="0"/>
        </w:tabs>
        <w:ind w:left="567"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5C2547CE"/>
    <w:multiLevelType w:val="multilevel"/>
    <w:tmpl w:val="5C2547CE"/>
    <w:lvl w:ilvl="0" w:tentative="0">
      <w:start w:val="1"/>
      <w:numFmt w:val="chineseCountingThousand"/>
      <w:lvlText w:val="%1、"/>
      <w:lvlJc w:val="left"/>
      <w:pPr>
        <w:tabs>
          <w:tab w:val="left" w:pos="567"/>
        </w:tabs>
        <w:ind w:left="0" w:firstLine="0"/>
      </w:pPr>
      <w:rPr>
        <w:rFonts w:hint="eastAsia"/>
      </w:rPr>
    </w:lvl>
    <w:lvl w:ilvl="1" w:tentative="0">
      <w:start w:val="1"/>
      <w:numFmt w:val="decimal"/>
      <w:lvlText w:val="4.%2"/>
      <w:lvlJc w:val="left"/>
      <w:pPr>
        <w:tabs>
          <w:tab w:val="left" w:pos="307"/>
        </w:tabs>
        <w:ind w:left="874" w:hanging="454"/>
      </w:pPr>
      <w:rPr>
        <w:rFonts w:hint="eastAsia"/>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5C4808BD"/>
    <w:multiLevelType w:val="multilevel"/>
    <w:tmpl w:val="5C4808BD"/>
    <w:lvl w:ilvl="0" w:tentative="0">
      <w:start w:val="1"/>
      <w:numFmt w:val="decimal"/>
      <w:lvlText w:val="%1．"/>
      <w:lvlJc w:val="left"/>
      <w:pPr>
        <w:tabs>
          <w:tab w:val="left" w:pos="0"/>
        </w:tabs>
        <w:ind w:left="437" w:hanging="437"/>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5D7B727F"/>
    <w:multiLevelType w:val="multilevel"/>
    <w:tmpl w:val="5D7B727F"/>
    <w:lvl w:ilvl="0" w:tentative="0">
      <w:start w:val="1"/>
      <w:numFmt w:val="decimal"/>
      <w:lvlText w:val="（%1）"/>
      <w:lvlJc w:val="left"/>
      <w:pPr>
        <w:tabs>
          <w:tab w:val="left" w:pos="0"/>
        </w:tabs>
        <w:ind w:left="1134" w:hanging="714"/>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63561B15"/>
    <w:multiLevelType w:val="multilevel"/>
    <w:tmpl w:val="63561B15"/>
    <w:lvl w:ilvl="0" w:tentative="0">
      <w:start w:val="1"/>
      <w:numFmt w:val="decimal"/>
      <w:suff w:val="nothing"/>
      <w:lvlText w:val="（%1）"/>
      <w:lvlJc w:val="left"/>
      <w:pPr>
        <w:ind w:left="420" w:hanging="420"/>
      </w:pPr>
      <w:rPr>
        <w:rFonts w:hint="eastAsia" w:ascii="宋体" w:hAnsi="宋体" w:eastAsia="宋体"/>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3866185"/>
    <w:multiLevelType w:val="multilevel"/>
    <w:tmpl w:val="63866185"/>
    <w:lvl w:ilvl="0" w:tentative="0">
      <w:start w:val="1"/>
      <w:numFmt w:val="japaneseCounting"/>
      <w:lvlText w:val="%1、"/>
      <w:lvlJc w:val="left"/>
      <w:pPr>
        <w:tabs>
          <w:tab w:val="left" w:pos="704"/>
        </w:tabs>
        <w:ind w:left="704" w:hanging="420"/>
      </w:pPr>
      <w:rPr>
        <w:rFonts w:hint="default"/>
        <w:b/>
      </w:rPr>
    </w:lvl>
    <w:lvl w:ilvl="1" w:tentative="0">
      <w:start w:val="1"/>
      <w:numFmt w:val="decimal"/>
      <w:lvlText w:val="%2、"/>
      <w:lvlJc w:val="left"/>
      <w:pPr>
        <w:tabs>
          <w:tab w:val="left" w:pos="0"/>
        </w:tabs>
        <w:ind w:left="0" w:firstLine="0"/>
      </w:pPr>
      <w:rPr>
        <w:rFonts w:ascii="宋体" w:hAnsi="宋体" w:eastAsia="宋体" w:cs="Times New Roman"/>
        <w:b w:val="0"/>
        <w:color w:val="auto"/>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39">
    <w:nsid w:val="64B94ECE"/>
    <w:multiLevelType w:val="multilevel"/>
    <w:tmpl w:val="64B94ECE"/>
    <w:lvl w:ilvl="0" w:tentative="0">
      <w:start w:val="1"/>
      <w:numFmt w:val="chineseCountingThousand"/>
      <w:lvlText w:val="%1、"/>
      <w:lvlJc w:val="left"/>
      <w:pPr>
        <w:tabs>
          <w:tab w:val="left" w:pos="567"/>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67404DB2"/>
    <w:multiLevelType w:val="multilevel"/>
    <w:tmpl w:val="67404DB2"/>
    <w:lvl w:ilvl="0" w:tentative="0">
      <w:start w:val="1"/>
      <w:numFmt w:val="japaneseCounting"/>
      <w:lvlText w:val="%1、"/>
      <w:lvlJc w:val="left"/>
      <w:pPr>
        <w:tabs>
          <w:tab w:val="left" w:pos="704"/>
        </w:tabs>
        <w:ind w:left="704" w:hanging="420"/>
      </w:pPr>
      <w:rPr>
        <w:rFonts w:hint="default"/>
        <w:b/>
      </w:rPr>
    </w:lvl>
    <w:lvl w:ilvl="1" w:tentative="0">
      <w:start w:val="1"/>
      <w:numFmt w:val="decimal"/>
      <w:lvlText w:val="%2、"/>
      <w:lvlJc w:val="left"/>
      <w:pPr>
        <w:tabs>
          <w:tab w:val="left" w:pos="426"/>
        </w:tabs>
        <w:ind w:left="426" w:firstLine="0"/>
      </w:pPr>
      <w:rPr>
        <w:rFonts w:ascii="宋体" w:hAnsi="宋体" w:eastAsia="宋体" w:cs="Times New Roman"/>
        <w:b w:val="0"/>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41">
    <w:nsid w:val="67724BEE"/>
    <w:multiLevelType w:val="multilevel"/>
    <w:tmpl w:val="67724BEE"/>
    <w:lvl w:ilvl="0" w:tentative="0">
      <w:start w:val="1"/>
      <w:numFmt w:val="decimal"/>
      <w:lvlText w:val="%1"/>
      <w:lvlJc w:val="left"/>
      <w:pPr>
        <w:ind w:left="420" w:hanging="420"/>
      </w:pPr>
      <w:rPr>
        <w:rFonts w:hint="default"/>
      </w:rPr>
    </w:lvl>
    <w:lvl w:ilvl="1" w:tentative="0">
      <w:start w:val="1"/>
      <w:numFmt w:val="decimal"/>
      <w:lvlText w:val="%2"/>
      <w:lvlJc w:val="left"/>
      <w:pPr>
        <w:ind w:left="703"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69D56A59"/>
    <w:multiLevelType w:val="multilevel"/>
    <w:tmpl w:val="69D56A59"/>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decimal"/>
      <w:lvlText w:val="（%2）"/>
      <w:lvlJc w:val="left"/>
      <w:pPr>
        <w:tabs>
          <w:tab w:val="left" w:pos="420"/>
        </w:tabs>
        <w:ind w:left="964" w:hanging="544"/>
      </w:pPr>
      <w:rPr>
        <w:rFonts w:hint="eastAsia"/>
        <w:b w:val="0"/>
        <w:color w:val="auto"/>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69F81C56"/>
    <w:multiLevelType w:val="multilevel"/>
    <w:tmpl w:val="69F81C56"/>
    <w:lvl w:ilvl="0" w:tentative="0">
      <w:start w:val="1"/>
      <w:numFmt w:val="decimal"/>
      <w:lvlText w:val="%1．"/>
      <w:lvlJc w:val="left"/>
      <w:pPr>
        <w:tabs>
          <w:tab w:val="left" w:pos="0"/>
        </w:tabs>
        <w:ind w:left="437" w:hanging="437"/>
      </w:pPr>
      <w:rPr>
        <w:rFonts w:hint="eastAsia"/>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707519AF"/>
    <w:multiLevelType w:val="multilevel"/>
    <w:tmpl w:val="707519AF"/>
    <w:lvl w:ilvl="0" w:tentative="0">
      <w:start w:val="1"/>
      <w:numFmt w:val="japaneseCounting"/>
      <w:lvlText w:val="%1、"/>
      <w:lvlJc w:val="left"/>
      <w:pPr>
        <w:tabs>
          <w:tab w:val="left" w:pos="3398"/>
        </w:tabs>
        <w:ind w:left="3398" w:hanging="420"/>
      </w:pPr>
      <w:rPr>
        <w:rFonts w:hint="default"/>
        <w:b/>
      </w:rPr>
    </w:lvl>
    <w:lvl w:ilvl="1" w:tentative="0">
      <w:start w:val="1"/>
      <w:numFmt w:val="decimal"/>
      <w:lvlText w:val="%2、"/>
      <w:lvlJc w:val="left"/>
      <w:pPr>
        <w:tabs>
          <w:tab w:val="left" w:pos="426"/>
        </w:tabs>
        <w:ind w:left="426" w:firstLine="0"/>
      </w:pPr>
      <w:rPr>
        <w:rFonts w:ascii="宋体" w:hAnsi="宋体" w:eastAsia="宋体" w:cs="Times New Roman"/>
        <w:b w:val="0"/>
      </w:rPr>
    </w:lvl>
    <w:lvl w:ilvl="2" w:tentative="0">
      <w:start w:val="1"/>
      <w:numFmt w:val="decimal"/>
      <w:lvlText w:val="（%3）"/>
      <w:lvlJc w:val="left"/>
      <w:pPr>
        <w:tabs>
          <w:tab w:val="left" w:pos="943"/>
        </w:tabs>
        <w:ind w:left="1363" w:hanging="420"/>
      </w:pPr>
      <w:rPr>
        <w:rFonts w:hint="eastAsia"/>
        <w:b w:val="0"/>
      </w:rPr>
    </w:lvl>
    <w:lvl w:ilvl="3" w:tentative="0">
      <w:start w:val="1"/>
      <w:numFmt w:val="upperLetter"/>
      <w:lvlText w:val="%4、"/>
      <w:lvlJc w:val="left"/>
      <w:pPr>
        <w:ind w:left="1723" w:hanging="360"/>
      </w:pPr>
      <w:rPr>
        <w:rFonts w:hint="default"/>
      </w:rPr>
    </w:lvl>
    <w:lvl w:ilvl="4" w:tentative="0">
      <w:start w:val="1"/>
      <w:numFmt w:val="lowerLetter"/>
      <w:lvlText w:val="%5)"/>
      <w:lvlJc w:val="left"/>
      <w:pPr>
        <w:tabs>
          <w:tab w:val="left" w:pos="2203"/>
        </w:tabs>
        <w:ind w:left="2203" w:hanging="420"/>
      </w:pPr>
    </w:lvl>
    <w:lvl w:ilvl="5" w:tentative="0">
      <w:start w:val="1"/>
      <w:numFmt w:val="lowerRoman"/>
      <w:lvlText w:val="%6."/>
      <w:lvlJc w:val="right"/>
      <w:pPr>
        <w:tabs>
          <w:tab w:val="left" w:pos="2623"/>
        </w:tabs>
        <w:ind w:left="2623" w:hanging="420"/>
      </w:pPr>
    </w:lvl>
    <w:lvl w:ilvl="6" w:tentative="0">
      <w:start w:val="1"/>
      <w:numFmt w:val="decimal"/>
      <w:lvlText w:val="%7."/>
      <w:lvlJc w:val="left"/>
      <w:pPr>
        <w:tabs>
          <w:tab w:val="left" w:pos="3043"/>
        </w:tabs>
        <w:ind w:left="3043" w:hanging="420"/>
      </w:pPr>
    </w:lvl>
    <w:lvl w:ilvl="7" w:tentative="0">
      <w:start w:val="1"/>
      <w:numFmt w:val="lowerLetter"/>
      <w:lvlText w:val="%8)"/>
      <w:lvlJc w:val="left"/>
      <w:pPr>
        <w:tabs>
          <w:tab w:val="left" w:pos="3463"/>
        </w:tabs>
        <w:ind w:left="3463" w:hanging="420"/>
      </w:pPr>
    </w:lvl>
    <w:lvl w:ilvl="8" w:tentative="0">
      <w:start w:val="1"/>
      <w:numFmt w:val="lowerRoman"/>
      <w:lvlText w:val="%9."/>
      <w:lvlJc w:val="right"/>
      <w:pPr>
        <w:tabs>
          <w:tab w:val="left" w:pos="3883"/>
        </w:tabs>
        <w:ind w:left="3883" w:hanging="420"/>
      </w:pPr>
    </w:lvl>
  </w:abstractNum>
  <w:abstractNum w:abstractNumId="45">
    <w:nsid w:val="72197EFC"/>
    <w:multiLevelType w:val="multilevel"/>
    <w:tmpl w:val="72197EFC"/>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72B67D3A"/>
    <w:multiLevelType w:val="multilevel"/>
    <w:tmpl w:val="72B67D3A"/>
    <w:lvl w:ilvl="0" w:tentative="0">
      <w:start w:val="1"/>
      <w:numFmt w:val="decimal"/>
      <w:lvlText w:val="%1、"/>
      <w:lvlJc w:val="left"/>
      <w:pPr>
        <w:tabs>
          <w:tab w:val="left" w:pos="0"/>
        </w:tabs>
        <w:ind w:left="567" w:hanging="454"/>
      </w:pPr>
      <w:rPr>
        <w:rFonts w:hint="eastAsia"/>
      </w:rPr>
    </w:lvl>
    <w:lvl w:ilvl="1" w:tentative="0">
      <w:start w:val="1"/>
      <w:numFmt w:val="decimal"/>
      <w:lvlText w:val="（%2）"/>
      <w:lvlJc w:val="left"/>
      <w:pPr>
        <w:tabs>
          <w:tab w:val="left" w:pos="0"/>
        </w:tabs>
        <w:ind w:left="1134" w:hanging="714"/>
      </w:pPr>
      <w:rPr>
        <w:rFonts w:hint="eastAsia" w:ascii="宋体" w:hAnsi="宋体" w:eastAsia="宋体"/>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75521454"/>
    <w:multiLevelType w:val="multilevel"/>
    <w:tmpl w:val="75521454"/>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75A34CFE"/>
    <w:multiLevelType w:val="multilevel"/>
    <w:tmpl w:val="75A34CFE"/>
    <w:lvl w:ilvl="0" w:tentative="0">
      <w:start w:val="1"/>
      <w:numFmt w:val="chineseCountingThousand"/>
      <w:suff w:val="nothing"/>
      <w:lvlText w:val="%1、"/>
      <w:lvlJc w:val="left"/>
      <w:pPr>
        <w:ind w:left="420" w:hanging="420"/>
      </w:pPr>
      <w:rPr>
        <w:rFonts w:hint="eastAsia" w:ascii="宋体" w:hAnsi="宋体" w:eastAsia="宋体"/>
      </w:rPr>
    </w:lvl>
    <w:lvl w:ilvl="1" w:tentative="0">
      <w:start w:val="1"/>
      <w:numFmt w:val="decimal"/>
      <w:lvlText w:val="（%2）"/>
      <w:lvlJc w:val="left"/>
      <w:pPr>
        <w:ind w:left="1140" w:hanging="720"/>
      </w:pPr>
      <w:rPr>
        <w:rFonts w:hint="default"/>
      </w:rPr>
    </w:lvl>
    <w:lvl w:ilvl="2" w:tentative="0">
      <w:start w:val="1"/>
      <w:numFmt w:val="japaneseCounting"/>
      <w:lvlText w:val="（%3）"/>
      <w:lvlJc w:val="left"/>
      <w:pPr>
        <w:ind w:left="1560" w:hanging="72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772837B7"/>
    <w:multiLevelType w:val="singleLevel"/>
    <w:tmpl w:val="772837B7"/>
    <w:lvl w:ilvl="0" w:tentative="0">
      <w:start w:val="1"/>
      <w:numFmt w:val="decimal"/>
      <w:suff w:val="nothing"/>
      <w:lvlText w:val="%1、"/>
      <w:lvlJc w:val="left"/>
      <w:pPr>
        <w:ind w:left="425" w:leftChars="0" w:hanging="425" w:firstLineChars="0"/>
      </w:pPr>
      <w:rPr>
        <w:rFonts w:hint="default"/>
      </w:rPr>
    </w:lvl>
  </w:abstractNum>
  <w:abstractNum w:abstractNumId="50">
    <w:nsid w:val="7A711F8D"/>
    <w:multiLevelType w:val="multilevel"/>
    <w:tmpl w:val="7A711F8D"/>
    <w:lvl w:ilvl="0" w:tentative="0">
      <w:start w:val="1"/>
      <w:numFmt w:val="chineseCountingThousand"/>
      <w:suff w:val="nothing"/>
      <w:lvlText w:val="%1、"/>
      <w:lvlJc w:val="left"/>
      <w:pPr>
        <w:ind w:left="420" w:hanging="420"/>
      </w:pPr>
      <w:rPr>
        <w:rFonts w:hint="eastAsia"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AB11F4F"/>
    <w:multiLevelType w:val="multilevel"/>
    <w:tmpl w:val="7AB11F4F"/>
    <w:lvl w:ilvl="0" w:tentative="0">
      <w:start w:val="1"/>
      <w:numFmt w:val="decimal"/>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7C1167F9"/>
    <w:multiLevelType w:val="multilevel"/>
    <w:tmpl w:val="7C1167F9"/>
    <w:lvl w:ilvl="0" w:tentative="0">
      <w:start w:val="1"/>
      <w:numFmt w:val="decimal"/>
      <w:lvlText w:val="%1、"/>
      <w:lvlJc w:val="left"/>
      <w:pPr>
        <w:tabs>
          <w:tab w:val="left" w:pos="0"/>
        </w:tabs>
        <w:ind w:left="437" w:hanging="437"/>
      </w:pPr>
      <w:rPr>
        <w:rFonts w:hint="eastAsia" w:ascii="宋体" w:hAnsi="宋体" w:eastAsia="宋体"/>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8"/>
  </w:num>
  <w:num w:numId="2">
    <w:abstractNumId w:val="10"/>
  </w:num>
  <w:num w:numId="3">
    <w:abstractNumId w:val="21"/>
  </w:num>
  <w:num w:numId="4">
    <w:abstractNumId w:val="37"/>
  </w:num>
  <w:num w:numId="5">
    <w:abstractNumId w:val="27"/>
  </w:num>
  <w:num w:numId="6">
    <w:abstractNumId w:val="44"/>
  </w:num>
  <w:num w:numId="7">
    <w:abstractNumId w:val="29"/>
  </w:num>
  <w:num w:numId="8">
    <w:abstractNumId w:val="24"/>
  </w:num>
  <w:num w:numId="9">
    <w:abstractNumId w:val="20"/>
  </w:num>
  <w:num w:numId="10">
    <w:abstractNumId w:val="0"/>
  </w:num>
  <w:num w:numId="11">
    <w:abstractNumId w:val="38"/>
  </w:num>
  <w:num w:numId="12">
    <w:abstractNumId w:val="23"/>
  </w:num>
  <w:num w:numId="13">
    <w:abstractNumId w:val="40"/>
  </w:num>
  <w:num w:numId="14">
    <w:abstractNumId w:val="22"/>
  </w:num>
  <w:num w:numId="15">
    <w:abstractNumId w:val="32"/>
  </w:num>
  <w:num w:numId="16">
    <w:abstractNumId w:val="30"/>
  </w:num>
  <w:num w:numId="17">
    <w:abstractNumId w:val="51"/>
  </w:num>
  <w:num w:numId="18">
    <w:abstractNumId w:val="49"/>
  </w:num>
  <w:num w:numId="19">
    <w:abstractNumId w:val="8"/>
  </w:num>
  <w:num w:numId="20">
    <w:abstractNumId w:val="41"/>
  </w:num>
  <w:num w:numId="21">
    <w:abstractNumId w:val="5"/>
  </w:num>
  <w:num w:numId="22">
    <w:abstractNumId w:val="34"/>
  </w:num>
  <w:num w:numId="23">
    <w:abstractNumId w:val="14"/>
  </w:num>
  <w:num w:numId="24">
    <w:abstractNumId w:val="3"/>
  </w:num>
  <w:num w:numId="25">
    <w:abstractNumId w:val="16"/>
  </w:num>
  <w:num w:numId="26">
    <w:abstractNumId w:val="26"/>
  </w:num>
  <w:num w:numId="27">
    <w:abstractNumId w:val="46"/>
  </w:num>
  <w:num w:numId="28">
    <w:abstractNumId w:val="4"/>
  </w:num>
  <w:num w:numId="29">
    <w:abstractNumId w:val="36"/>
  </w:num>
  <w:num w:numId="30">
    <w:abstractNumId w:val="19"/>
  </w:num>
  <w:num w:numId="31">
    <w:abstractNumId w:val="33"/>
  </w:num>
  <w:num w:numId="32">
    <w:abstractNumId w:val="1"/>
  </w:num>
  <w:num w:numId="33">
    <w:abstractNumId w:val="39"/>
  </w:num>
  <w:num w:numId="34">
    <w:abstractNumId w:val="42"/>
  </w:num>
  <w:num w:numId="35">
    <w:abstractNumId w:val="7"/>
  </w:num>
  <w:num w:numId="36">
    <w:abstractNumId w:val="12"/>
  </w:num>
  <w:num w:numId="37">
    <w:abstractNumId w:val="45"/>
  </w:num>
  <w:num w:numId="38">
    <w:abstractNumId w:val="28"/>
  </w:num>
  <w:num w:numId="39">
    <w:abstractNumId w:val="15"/>
  </w:num>
  <w:num w:numId="40">
    <w:abstractNumId w:val="6"/>
  </w:num>
  <w:num w:numId="41">
    <w:abstractNumId w:val="13"/>
  </w:num>
  <w:num w:numId="42">
    <w:abstractNumId w:val="52"/>
  </w:num>
  <w:num w:numId="43">
    <w:abstractNumId w:val="47"/>
  </w:num>
  <w:num w:numId="44">
    <w:abstractNumId w:val="50"/>
  </w:num>
  <w:num w:numId="45">
    <w:abstractNumId w:val="35"/>
  </w:num>
  <w:num w:numId="46">
    <w:abstractNumId w:val="2"/>
  </w:num>
  <w:num w:numId="47">
    <w:abstractNumId w:val="17"/>
  </w:num>
  <w:num w:numId="48">
    <w:abstractNumId w:val="9"/>
  </w:num>
  <w:num w:numId="49">
    <w:abstractNumId w:val="31"/>
  </w:num>
  <w:num w:numId="50">
    <w:abstractNumId w:val="25"/>
  </w:num>
  <w:num w:numId="51">
    <w:abstractNumId w:val="11"/>
  </w:num>
  <w:num w:numId="52">
    <w:abstractNumId w:val="18"/>
  </w:num>
  <w:num w:numId="53">
    <w:abstractNumId w:val="4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国科 He">
    <w15:presenceInfo w15:providerId="None" w15:userId="国科 He"/>
  </w15:person>
  <w15:person w15:author="国科法务1">
    <w15:presenceInfo w15:providerId="WPS Office" w15:userId="14167757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revisionView w:markup="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5ZGRlY2EwZDYyMmMxZTJkOGY5YmQ0ZGFlZjVkOGEifQ=="/>
  </w:docVars>
  <w:rsids>
    <w:rsidRoot w:val="00463BE0"/>
    <w:rsid w:val="00002A2F"/>
    <w:rsid w:val="00002F6A"/>
    <w:rsid w:val="00003A35"/>
    <w:rsid w:val="0000478A"/>
    <w:rsid w:val="000057A8"/>
    <w:rsid w:val="00015DC1"/>
    <w:rsid w:val="00025653"/>
    <w:rsid w:val="000275BD"/>
    <w:rsid w:val="00032EDE"/>
    <w:rsid w:val="00040FC9"/>
    <w:rsid w:val="00047BD9"/>
    <w:rsid w:val="00050577"/>
    <w:rsid w:val="000707B2"/>
    <w:rsid w:val="00072913"/>
    <w:rsid w:val="0008050B"/>
    <w:rsid w:val="000828CA"/>
    <w:rsid w:val="0008660D"/>
    <w:rsid w:val="00091F3D"/>
    <w:rsid w:val="0009475B"/>
    <w:rsid w:val="000A109F"/>
    <w:rsid w:val="000A22D1"/>
    <w:rsid w:val="000A2B42"/>
    <w:rsid w:val="000A7871"/>
    <w:rsid w:val="000B0B69"/>
    <w:rsid w:val="000B7E9E"/>
    <w:rsid w:val="000C0A92"/>
    <w:rsid w:val="000C17E9"/>
    <w:rsid w:val="000C196D"/>
    <w:rsid w:val="000C2D8A"/>
    <w:rsid w:val="000D1173"/>
    <w:rsid w:val="000E37BD"/>
    <w:rsid w:val="000F10B2"/>
    <w:rsid w:val="000F15D6"/>
    <w:rsid w:val="000F24CC"/>
    <w:rsid w:val="001003BD"/>
    <w:rsid w:val="001043E8"/>
    <w:rsid w:val="00112C22"/>
    <w:rsid w:val="0011470A"/>
    <w:rsid w:val="00114994"/>
    <w:rsid w:val="00115913"/>
    <w:rsid w:val="00123BED"/>
    <w:rsid w:val="00123E84"/>
    <w:rsid w:val="00124DA0"/>
    <w:rsid w:val="00125CB6"/>
    <w:rsid w:val="00126502"/>
    <w:rsid w:val="00137405"/>
    <w:rsid w:val="00146756"/>
    <w:rsid w:val="00153627"/>
    <w:rsid w:val="00153C76"/>
    <w:rsid w:val="00155206"/>
    <w:rsid w:val="00156122"/>
    <w:rsid w:val="00156BAF"/>
    <w:rsid w:val="00160A26"/>
    <w:rsid w:val="001613D6"/>
    <w:rsid w:val="0016465E"/>
    <w:rsid w:val="001670F9"/>
    <w:rsid w:val="00171B77"/>
    <w:rsid w:val="001737B6"/>
    <w:rsid w:val="0017568A"/>
    <w:rsid w:val="0018456A"/>
    <w:rsid w:val="00186F0A"/>
    <w:rsid w:val="001903F2"/>
    <w:rsid w:val="00190909"/>
    <w:rsid w:val="0019304C"/>
    <w:rsid w:val="001A0971"/>
    <w:rsid w:val="001A6B8F"/>
    <w:rsid w:val="001B0802"/>
    <w:rsid w:val="001B1654"/>
    <w:rsid w:val="001B7A92"/>
    <w:rsid w:val="001C0010"/>
    <w:rsid w:val="001C439D"/>
    <w:rsid w:val="001C7BD7"/>
    <w:rsid w:val="001C7F82"/>
    <w:rsid w:val="001D6E92"/>
    <w:rsid w:val="001E3230"/>
    <w:rsid w:val="001E3CD5"/>
    <w:rsid w:val="001E4809"/>
    <w:rsid w:val="001E760E"/>
    <w:rsid w:val="001F084C"/>
    <w:rsid w:val="001F4125"/>
    <w:rsid w:val="002055F6"/>
    <w:rsid w:val="00205B1D"/>
    <w:rsid w:val="00223086"/>
    <w:rsid w:val="00227FF4"/>
    <w:rsid w:val="00232D4F"/>
    <w:rsid w:val="00233F2C"/>
    <w:rsid w:val="00236D5D"/>
    <w:rsid w:val="00244B00"/>
    <w:rsid w:val="002476FA"/>
    <w:rsid w:val="002540E9"/>
    <w:rsid w:val="0025722A"/>
    <w:rsid w:val="00263C01"/>
    <w:rsid w:val="0027004C"/>
    <w:rsid w:val="002702C2"/>
    <w:rsid w:val="002703AB"/>
    <w:rsid w:val="002709AC"/>
    <w:rsid w:val="0027113C"/>
    <w:rsid w:val="0027606E"/>
    <w:rsid w:val="0028228D"/>
    <w:rsid w:val="00284829"/>
    <w:rsid w:val="00284C05"/>
    <w:rsid w:val="00292FAD"/>
    <w:rsid w:val="00293413"/>
    <w:rsid w:val="00295B1D"/>
    <w:rsid w:val="0029604D"/>
    <w:rsid w:val="002A1A47"/>
    <w:rsid w:val="002A4287"/>
    <w:rsid w:val="002C04B9"/>
    <w:rsid w:val="002C41B7"/>
    <w:rsid w:val="002C47EC"/>
    <w:rsid w:val="002C6A76"/>
    <w:rsid w:val="002D489E"/>
    <w:rsid w:val="002E064E"/>
    <w:rsid w:val="002E3B90"/>
    <w:rsid w:val="002F12C1"/>
    <w:rsid w:val="002F266C"/>
    <w:rsid w:val="002F41DF"/>
    <w:rsid w:val="002F56A8"/>
    <w:rsid w:val="002F6BAB"/>
    <w:rsid w:val="00304525"/>
    <w:rsid w:val="00312C66"/>
    <w:rsid w:val="003309BA"/>
    <w:rsid w:val="00333153"/>
    <w:rsid w:val="0033414D"/>
    <w:rsid w:val="0033648B"/>
    <w:rsid w:val="00340E7C"/>
    <w:rsid w:val="00343C83"/>
    <w:rsid w:val="00347568"/>
    <w:rsid w:val="0035526C"/>
    <w:rsid w:val="00357D80"/>
    <w:rsid w:val="00362E7B"/>
    <w:rsid w:val="00365B7D"/>
    <w:rsid w:val="00365F36"/>
    <w:rsid w:val="003661C4"/>
    <w:rsid w:val="00367E09"/>
    <w:rsid w:val="00371C4D"/>
    <w:rsid w:val="00373171"/>
    <w:rsid w:val="00383ABE"/>
    <w:rsid w:val="00383C7B"/>
    <w:rsid w:val="003869FA"/>
    <w:rsid w:val="00387649"/>
    <w:rsid w:val="00390B97"/>
    <w:rsid w:val="00395C3F"/>
    <w:rsid w:val="00395D40"/>
    <w:rsid w:val="00396E43"/>
    <w:rsid w:val="00396FC4"/>
    <w:rsid w:val="00397178"/>
    <w:rsid w:val="0039747C"/>
    <w:rsid w:val="003A07DF"/>
    <w:rsid w:val="003B1E39"/>
    <w:rsid w:val="003C3AEE"/>
    <w:rsid w:val="003C6735"/>
    <w:rsid w:val="003D68A1"/>
    <w:rsid w:val="003D6ADF"/>
    <w:rsid w:val="003E74AC"/>
    <w:rsid w:val="003E7AF1"/>
    <w:rsid w:val="003F15DC"/>
    <w:rsid w:val="003F5B33"/>
    <w:rsid w:val="00402307"/>
    <w:rsid w:val="004061F9"/>
    <w:rsid w:val="00410A0F"/>
    <w:rsid w:val="00412F62"/>
    <w:rsid w:val="004161F6"/>
    <w:rsid w:val="004172A6"/>
    <w:rsid w:val="004175F3"/>
    <w:rsid w:val="00421100"/>
    <w:rsid w:val="00435793"/>
    <w:rsid w:val="00435CE8"/>
    <w:rsid w:val="004371C8"/>
    <w:rsid w:val="00443A8B"/>
    <w:rsid w:val="00443B26"/>
    <w:rsid w:val="004531A0"/>
    <w:rsid w:val="00462715"/>
    <w:rsid w:val="00463BE0"/>
    <w:rsid w:val="00473680"/>
    <w:rsid w:val="0049096B"/>
    <w:rsid w:val="004942C4"/>
    <w:rsid w:val="00494930"/>
    <w:rsid w:val="004B07A4"/>
    <w:rsid w:val="004B36F5"/>
    <w:rsid w:val="004B7F13"/>
    <w:rsid w:val="004C1178"/>
    <w:rsid w:val="004C2FE9"/>
    <w:rsid w:val="004D0FEC"/>
    <w:rsid w:val="004D4248"/>
    <w:rsid w:val="004D556A"/>
    <w:rsid w:val="004D57EA"/>
    <w:rsid w:val="004F05F7"/>
    <w:rsid w:val="004F1144"/>
    <w:rsid w:val="004F3906"/>
    <w:rsid w:val="004F635E"/>
    <w:rsid w:val="00506658"/>
    <w:rsid w:val="0050669D"/>
    <w:rsid w:val="00512027"/>
    <w:rsid w:val="00513143"/>
    <w:rsid w:val="00514126"/>
    <w:rsid w:val="005154B0"/>
    <w:rsid w:val="005156D1"/>
    <w:rsid w:val="00523A62"/>
    <w:rsid w:val="00525ED2"/>
    <w:rsid w:val="005268DF"/>
    <w:rsid w:val="00533B71"/>
    <w:rsid w:val="00534BAF"/>
    <w:rsid w:val="00541374"/>
    <w:rsid w:val="00545B43"/>
    <w:rsid w:val="00546DFF"/>
    <w:rsid w:val="005578B8"/>
    <w:rsid w:val="0055795A"/>
    <w:rsid w:val="005633E2"/>
    <w:rsid w:val="0056420C"/>
    <w:rsid w:val="00564ABA"/>
    <w:rsid w:val="00572946"/>
    <w:rsid w:val="005763B4"/>
    <w:rsid w:val="00583F5A"/>
    <w:rsid w:val="00584281"/>
    <w:rsid w:val="00591BB1"/>
    <w:rsid w:val="005A67DA"/>
    <w:rsid w:val="005A7825"/>
    <w:rsid w:val="005B361C"/>
    <w:rsid w:val="005B4CA0"/>
    <w:rsid w:val="005C520E"/>
    <w:rsid w:val="005C7F8C"/>
    <w:rsid w:val="005E0D7B"/>
    <w:rsid w:val="005E71DD"/>
    <w:rsid w:val="005F374A"/>
    <w:rsid w:val="005F5C4E"/>
    <w:rsid w:val="00600B82"/>
    <w:rsid w:val="00602180"/>
    <w:rsid w:val="006038AC"/>
    <w:rsid w:val="006068BF"/>
    <w:rsid w:val="006161ED"/>
    <w:rsid w:val="00622580"/>
    <w:rsid w:val="00623629"/>
    <w:rsid w:val="00637A21"/>
    <w:rsid w:val="00640B2B"/>
    <w:rsid w:val="00640EA3"/>
    <w:rsid w:val="00642E1C"/>
    <w:rsid w:val="00650810"/>
    <w:rsid w:val="006543E8"/>
    <w:rsid w:val="006548EC"/>
    <w:rsid w:val="00662524"/>
    <w:rsid w:val="006652D6"/>
    <w:rsid w:val="00665766"/>
    <w:rsid w:val="00671718"/>
    <w:rsid w:val="006725F9"/>
    <w:rsid w:val="00675E90"/>
    <w:rsid w:val="00676DB4"/>
    <w:rsid w:val="00682D4E"/>
    <w:rsid w:val="0069588B"/>
    <w:rsid w:val="00697E70"/>
    <w:rsid w:val="006A2B71"/>
    <w:rsid w:val="006A30EA"/>
    <w:rsid w:val="006A315A"/>
    <w:rsid w:val="006B28A8"/>
    <w:rsid w:val="006C1965"/>
    <w:rsid w:val="006C1EE8"/>
    <w:rsid w:val="006C2529"/>
    <w:rsid w:val="006C38CA"/>
    <w:rsid w:val="006D127F"/>
    <w:rsid w:val="006D4708"/>
    <w:rsid w:val="006E3DBA"/>
    <w:rsid w:val="006F35F8"/>
    <w:rsid w:val="007100A6"/>
    <w:rsid w:val="00711F2D"/>
    <w:rsid w:val="00711FCA"/>
    <w:rsid w:val="00712258"/>
    <w:rsid w:val="00712EC2"/>
    <w:rsid w:val="00712EF2"/>
    <w:rsid w:val="00714A58"/>
    <w:rsid w:val="007203A6"/>
    <w:rsid w:val="00727A44"/>
    <w:rsid w:val="00730762"/>
    <w:rsid w:val="00730F46"/>
    <w:rsid w:val="00737FCB"/>
    <w:rsid w:val="0074181E"/>
    <w:rsid w:val="00754A76"/>
    <w:rsid w:val="0076095C"/>
    <w:rsid w:val="00762B5A"/>
    <w:rsid w:val="0076391B"/>
    <w:rsid w:val="00763D29"/>
    <w:rsid w:val="00764B02"/>
    <w:rsid w:val="0076663F"/>
    <w:rsid w:val="0076797B"/>
    <w:rsid w:val="00770AFB"/>
    <w:rsid w:val="007800F6"/>
    <w:rsid w:val="0078164B"/>
    <w:rsid w:val="00781C2E"/>
    <w:rsid w:val="00784AD3"/>
    <w:rsid w:val="00786DB2"/>
    <w:rsid w:val="00790472"/>
    <w:rsid w:val="00792006"/>
    <w:rsid w:val="00794238"/>
    <w:rsid w:val="00796829"/>
    <w:rsid w:val="007B0786"/>
    <w:rsid w:val="007B4B75"/>
    <w:rsid w:val="007C27E2"/>
    <w:rsid w:val="007D0C3F"/>
    <w:rsid w:val="007D42CE"/>
    <w:rsid w:val="007E56B6"/>
    <w:rsid w:val="007E76E7"/>
    <w:rsid w:val="007F1E4D"/>
    <w:rsid w:val="007F4864"/>
    <w:rsid w:val="007F6860"/>
    <w:rsid w:val="00812CD0"/>
    <w:rsid w:val="00814D09"/>
    <w:rsid w:val="00822A8A"/>
    <w:rsid w:val="00825FCC"/>
    <w:rsid w:val="00826B38"/>
    <w:rsid w:val="00830B42"/>
    <w:rsid w:val="00835595"/>
    <w:rsid w:val="00835BDA"/>
    <w:rsid w:val="008533D1"/>
    <w:rsid w:val="00853478"/>
    <w:rsid w:val="00857FFD"/>
    <w:rsid w:val="00864384"/>
    <w:rsid w:val="0086510F"/>
    <w:rsid w:val="008675B8"/>
    <w:rsid w:val="00873E0E"/>
    <w:rsid w:val="0087570E"/>
    <w:rsid w:val="008768A2"/>
    <w:rsid w:val="00876FEC"/>
    <w:rsid w:val="00881F20"/>
    <w:rsid w:val="008822A8"/>
    <w:rsid w:val="00883E62"/>
    <w:rsid w:val="00885EEF"/>
    <w:rsid w:val="008A0587"/>
    <w:rsid w:val="008A1636"/>
    <w:rsid w:val="008A3042"/>
    <w:rsid w:val="008B48F1"/>
    <w:rsid w:val="008B52C1"/>
    <w:rsid w:val="008B6891"/>
    <w:rsid w:val="008B72BA"/>
    <w:rsid w:val="008C0A14"/>
    <w:rsid w:val="008C22CC"/>
    <w:rsid w:val="008C6BC1"/>
    <w:rsid w:val="008C6D50"/>
    <w:rsid w:val="008C7489"/>
    <w:rsid w:val="008C76E8"/>
    <w:rsid w:val="008D1E8F"/>
    <w:rsid w:val="008D401C"/>
    <w:rsid w:val="008E4E68"/>
    <w:rsid w:val="008F6A26"/>
    <w:rsid w:val="00900C93"/>
    <w:rsid w:val="00911744"/>
    <w:rsid w:val="009129A9"/>
    <w:rsid w:val="00915F52"/>
    <w:rsid w:val="00916CDB"/>
    <w:rsid w:val="00921669"/>
    <w:rsid w:val="00934165"/>
    <w:rsid w:val="00935B7B"/>
    <w:rsid w:val="009369A2"/>
    <w:rsid w:val="0093739B"/>
    <w:rsid w:val="009402CC"/>
    <w:rsid w:val="0094042A"/>
    <w:rsid w:val="00944415"/>
    <w:rsid w:val="009519FB"/>
    <w:rsid w:val="009556C1"/>
    <w:rsid w:val="00956F5A"/>
    <w:rsid w:val="00964810"/>
    <w:rsid w:val="00966900"/>
    <w:rsid w:val="00972538"/>
    <w:rsid w:val="0098349F"/>
    <w:rsid w:val="009858D7"/>
    <w:rsid w:val="00985D11"/>
    <w:rsid w:val="009867E3"/>
    <w:rsid w:val="00993DB4"/>
    <w:rsid w:val="00995EB1"/>
    <w:rsid w:val="009A46F0"/>
    <w:rsid w:val="009A62C3"/>
    <w:rsid w:val="009A6FFA"/>
    <w:rsid w:val="009B01DE"/>
    <w:rsid w:val="009B113D"/>
    <w:rsid w:val="009B4932"/>
    <w:rsid w:val="009B526B"/>
    <w:rsid w:val="009C2A89"/>
    <w:rsid w:val="009C2EEA"/>
    <w:rsid w:val="009D1793"/>
    <w:rsid w:val="009D64A0"/>
    <w:rsid w:val="009E08B9"/>
    <w:rsid w:val="009F01EE"/>
    <w:rsid w:val="009F66E6"/>
    <w:rsid w:val="00A03563"/>
    <w:rsid w:val="00A063C9"/>
    <w:rsid w:val="00A12920"/>
    <w:rsid w:val="00A144E8"/>
    <w:rsid w:val="00A14A88"/>
    <w:rsid w:val="00A22689"/>
    <w:rsid w:val="00A316E7"/>
    <w:rsid w:val="00A31B93"/>
    <w:rsid w:val="00A33C94"/>
    <w:rsid w:val="00A36FA7"/>
    <w:rsid w:val="00A53135"/>
    <w:rsid w:val="00A5362D"/>
    <w:rsid w:val="00A53DF5"/>
    <w:rsid w:val="00A568C1"/>
    <w:rsid w:val="00A64582"/>
    <w:rsid w:val="00A7129A"/>
    <w:rsid w:val="00A7723A"/>
    <w:rsid w:val="00A77DF4"/>
    <w:rsid w:val="00A83553"/>
    <w:rsid w:val="00A8500B"/>
    <w:rsid w:val="00A8641B"/>
    <w:rsid w:val="00A877E4"/>
    <w:rsid w:val="00A95F96"/>
    <w:rsid w:val="00AB2501"/>
    <w:rsid w:val="00AB2737"/>
    <w:rsid w:val="00AB5F1B"/>
    <w:rsid w:val="00AC262F"/>
    <w:rsid w:val="00AC52FD"/>
    <w:rsid w:val="00AC6266"/>
    <w:rsid w:val="00AD2059"/>
    <w:rsid w:val="00AD6DBE"/>
    <w:rsid w:val="00AD7838"/>
    <w:rsid w:val="00AE4AB7"/>
    <w:rsid w:val="00AE78E6"/>
    <w:rsid w:val="00AF25AA"/>
    <w:rsid w:val="00AF30D0"/>
    <w:rsid w:val="00AF7804"/>
    <w:rsid w:val="00B05843"/>
    <w:rsid w:val="00B14EE9"/>
    <w:rsid w:val="00B16477"/>
    <w:rsid w:val="00B216A0"/>
    <w:rsid w:val="00B2735B"/>
    <w:rsid w:val="00B33178"/>
    <w:rsid w:val="00B33233"/>
    <w:rsid w:val="00B41A28"/>
    <w:rsid w:val="00B47C0B"/>
    <w:rsid w:val="00B52710"/>
    <w:rsid w:val="00B53B54"/>
    <w:rsid w:val="00B66F90"/>
    <w:rsid w:val="00B704C7"/>
    <w:rsid w:val="00B70765"/>
    <w:rsid w:val="00B7473E"/>
    <w:rsid w:val="00B75148"/>
    <w:rsid w:val="00B76620"/>
    <w:rsid w:val="00B77D07"/>
    <w:rsid w:val="00B8197D"/>
    <w:rsid w:val="00B82457"/>
    <w:rsid w:val="00B87D35"/>
    <w:rsid w:val="00B94C4A"/>
    <w:rsid w:val="00BA4C1B"/>
    <w:rsid w:val="00BA6D2B"/>
    <w:rsid w:val="00BB3780"/>
    <w:rsid w:val="00BB45E0"/>
    <w:rsid w:val="00BC0F62"/>
    <w:rsid w:val="00BC1D4E"/>
    <w:rsid w:val="00BC33AA"/>
    <w:rsid w:val="00BD766F"/>
    <w:rsid w:val="00BE1F0C"/>
    <w:rsid w:val="00BE6913"/>
    <w:rsid w:val="00BF3CFD"/>
    <w:rsid w:val="00BF75F7"/>
    <w:rsid w:val="00C036DF"/>
    <w:rsid w:val="00C11866"/>
    <w:rsid w:val="00C130CB"/>
    <w:rsid w:val="00C2332E"/>
    <w:rsid w:val="00C251F6"/>
    <w:rsid w:val="00C2528F"/>
    <w:rsid w:val="00C261A6"/>
    <w:rsid w:val="00C26871"/>
    <w:rsid w:val="00C33EE0"/>
    <w:rsid w:val="00C4179A"/>
    <w:rsid w:val="00C42771"/>
    <w:rsid w:val="00C439D4"/>
    <w:rsid w:val="00C61C66"/>
    <w:rsid w:val="00C676E2"/>
    <w:rsid w:val="00C67D3B"/>
    <w:rsid w:val="00C711E7"/>
    <w:rsid w:val="00C7740D"/>
    <w:rsid w:val="00C778B7"/>
    <w:rsid w:val="00C80199"/>
    <w:rsid w:val="00C811F8"/>
    <w:rsid w:val="00C81FBA"/>
    <w:rsid w:val="00C87BCA"/>
    <w:rsid w:val="00C90663"/>
    <w:rsid w:val="00C913E7"/>
    <w:rsid w:val="00CA4D45"/>
    <w:rsid w:val="00CB575D"/>
    <w:rsid w:val="00CB7473"/>
    <w:rsid w:val="00CC2D19"/>
    <w:rsid w:val="00CC4815"/>
    <w:rsid w:val="00CC64E9"/>
    <w:rsid w:val="00CD0D77"/>
    <w:rsid w:val="00CD1C8F"/>
    <w:rsid w:val="00CD3E2D"/>
    <w:rsid w:val="00CD5342"/>
    <w:rsid w:val="00CE0B99"/>
    <w:rsid w:val="00CE2799"/>
    <w:rsid w:val="00CE57B7"/>
    <w:rsid w:val="00CF0333"/>
    <w:rsid w:val="00CF267B"/>
    <w:rsid w:val="00CF55E3"/>
    <w:rsid w:val="00D052D1"/>
    <w:rsid w:val="00D07A3D"/>
    <w:rsid w:val="00D1776C"/>
    <w:rsid w:val="00D23839"/>
    <w:rsid w:val="00D24E98"/>
    <w:rsid w:val="00D26F33"/>
    <w:rsid w:val="00D27E50"/>
    <w:rsid w:val="00D31B37"/>
    <w:rsid w:val="00D41703"/>
    <w:rsid w:val="00D4198B"/>
    <w:rsid w:val="00D52344"/>
    <w:rsid w:val="00D52FEA"/>
    <w:rsid w:val="00D5541A"/>
    <w:rsid w:val="00D60AF2"/>
    <w:rsid w:val="00D62954"/>
    <w:rsid w:val="00D639B7"/>
    <w:rsid w:val="00D74C1E"/>
    <w:rsid w:val="00D80C0D"/>
    <w:rsid w:val="00D84B76"/>
    <w:rsid w:val="00D85141"/>
    <w:rsid w:val="00D852CD"/>
    <w:rsid w:val="00D872CC"/>
    <w:rsid w:val="00D900B5"/>
    <w:rsid w:val="00D90AB7"/>
    <w:rsid w:val="00D91F38"/>
    <w:rsid w:val="00D93951"/>
    <w:rsid w:val="00D940BB"/>
    <w:rsid w:val="00DB234F"/>
    <w:rsid w:val="00DB458E"/>
    <w:rsid w:val="00DB7484"/>
    <w:rsid w:val="00DB799B"/>
    <w:rsid w:val="00DC0A0D"/>
    <w:rsid w:val="00DC3C9C"/>
    <w:rsid w:val="00DD1A00"/>
    <w:rsid w:val="00DD5487"/>
    <w:rsid w:val="00DE100B"/>
    <w:rsid w:val="00DE189D"/>
    <w:rsid w:val="00DE32D4"/>
    <w:rsid w:val="00DE3493"/>
    <w:rsid w:val="00DE77BB"/>
    <w:rsid w:val="00DF1193"/>
    <w:rsid w:val="00DF147C"/>
    <w:rsid w:val="00E026EE"/>
    <w:rsid w:val="00E05CF9"/>
    <w:rsid w:val="00E20F78"/>
    <w:rsid w:val="00E21958"/>
    <w:rsid w:val="00E23E35"/>
    <w:rsid w:val="00E243EB"/>
    <w:rsid w:val="00E25AFE"/>
    <w:rsid w:val="00E26E10"/>
    <w:rsid w:val="00E30801"/>
    <w:rsid w:val="00E32670"/>
    <w:rsid w:val="00E425E6"/>
    <w:rsid w:val="00E440ED"/>
    <w:rsid w:val="00E44CF2"/>
    <w:rsid w:val="00E45478"/>
    <w:rsid w:val="00E47BD7"/>
    <w:rsid w:val="00E53860"/>
    <w:rsid w:val="00E53E54"/>
    <w:rsid w:val="00E5468A"/>
    <w:rsid w:val="00E565B0"/>
    <w:rsid w:val="00E65F90"/>
    <w:rsid w:val="00E66492"/>
    <w:rsid w:val="00E67502"/>
    <w:rsid w:val="00E7454B"/>
    <w:rsid w:val="00E77001"/>
    <w:rsid w:val="00E801D7"/>
    <w:rsid w:val="00E805A3"/>
    <w:rsid w:val="00E84136"/>
    <w:rsid w:val="00E85751"/>
    <w:rsid w:val="00E87CEA"/>
    <w:rsid w:val="00E9398D"/>
    <w:rsid w:val="00E941C8"/>
    <w:rsid w:val="00E94F6B"/>
    <w:rsid w:val="00EA52FC"/>
    <w:rsid w:val="00EA700D"/>
    <w:rsid w:val="00EB1700"/>
    <w:rsid w:val="00EB29B9"/>
    <w:rsid w:val="00EB3A00"/>
    <w:rsid w:val="00EC12A7"/>
    <w:rsid w:val="00EC7AA1"/>
    <w:rsid w:val="00ED0733"/>
    <w:rsid w:val="00ED2D78"/>
    <w:rsid w:val="00EE21EE"/>
    <w:rsid w:val="00EE6030"/>
    <w:rsid w:val="00EE6ED8"/>
    <w:rsid w:val="00EF3402"/>
    <w:rsid w:val="00EF5210"/>
    <w:rsid w:val="00F01416"/>
    <w:rsid w:val="00F05D75"/>
    <w:rsid w:val="00F14096"/>
    <w:rsid w:val="00F15671"/>
    <w:rsid w:val="00F2000B"/>
    <w:rsid w:val="00F21235"/>
    <w:rsid w:val="00F33FD8"/>
    <w:rsid w:val="00F369A0"/>
    <w:rsid w:val="00F539B1"/>
    <w:rsid w:val="00F55924"/>
    <w:rsid w:val="00F55A76"/>
    <w:rsid w:val="00F60F45"/>
    <w:rsid w:val="00F7075D"/>
    <w:rsid w:val="00F717D4"/>
    <w:rsid w:val="00F74741"/>
    <w:rsid w:val="00F7502C"/>
    <w:rsid w:val="00F859FB"/>
    <w:rsid w:val="00F85A1E"/>
    <w:rsid w:val="00F85C88"/>
    <w:rsid w:val="00F90A20"/>
    <w:rsid w:val="00F90E4D"/>
    <w:rsid w:val="00F91864"/>
    <w:rsid w:val="00F91C6C"/>
    <w:rsid w:val="00F979A3"/>
    <w:rsid w:val="00FA3A0F"/>
    <w:rsid w:val="00FA747A"/>
    <w:rsid w:val="00FB0873"/>
    <w:rsid w:val="00FB0A06"/>
    <w:rsid w:val="00FB28A0"/>
    <w:rsid w:val="00FB2ED5"/>
    <w:rsid w:val="00FB4A3B"/>
    <w:rsid w:val="00FB5607"/>
    <w:rsid w:val="00FC151B"/>
    <w:rsid w:val="00FC319F"/>
    <w:rsid w:val="00FC4510"/>
    <w:rsid w:val="00FC755D"/>
    <w:rsid w:val="00FD2C77"/>
    <w:rsid w:val="00FD2C8B"/>
    <w:rsid w:val="00FD3E0C"/>
    <w:rsid w:val="00FD79CF"/>
    <w:rsid w:val="00FE6399"/>
    <w:rsid w:val="00FF4E16"/>
    <w:rsid w:val="00FF5C15"/>
    <w:rsid w:val="00FF6DEA"/>
    <w:rsid w:val="03122FFA"/>
    <w:rsid w:val="03B47BCA"/>
    <w:rsid w:val="04911E47"/>
    <w:rsid w:val="04AC5A2C"/>
    <w:rsid w:val="07807FCE"/>
    <w:rsid w:val="081442F6"/>
    <w:rsid w:val="08652656"/>
    <w:rsid w:val="08874EDA"/>
    <w:rsid w:val="09FE36A3"/>
    <w:rsid w:val="0B482A9D"/>
    <w:rsid w:val="0CC50BEA"/>
    <w:rsid w:val="0CF658F4"/>
    <w:rsid w:val="0D5B344D"/>
    <w:rsid w:val="0E263C5C"/>
    <w:rsid w:val="115C713F"/>
    <w:rsid w:val="12660B6A"/>
    <w:rsid w:val="144B3E31"/>
    <w:rsid w:val="14B92AC2"/>
    <w:rsid w:val="15792814"/>
    <w:rsid w:val="15A66BC2"/>
    <w:rsid w:val="15EF2ED8"/>
    <w:rsid w:val="179063EE"/>
    <w:rsid w:val="17EE7F48"/>
    <w:rsid w:val="1844574A"/>
    <w:rsid w:val="18F40E70"/>
    <w:rsid w:val="1A062811"/>
    <w:rsid w:val="1C8A30CC"/>
    <w:rsid w:val="1CAB63C2"/>
    <w:rsid w:val="1D4012F3"/>
    <w:rsid w:val="1D7C7BFD"/>
    <w:rsid w:val="1E352980"/>
    <w:rsid w:val="1F68217D"/>
    <w:rsid w:val="207440C8"/>
    <w:rsid w:val="224D0E3C"/>
    <w:rsid w:val="24C66017"/>
    <w:rsid w:val="253A149E"/>
    <w:rsid w:val="259826B5"/>
    <w:rsid w:val="25DD6414"/>
    <w:rsid w:val="25F8257E"/>
    <w:rsid w:val="276C4B98"/>
    <w:rsid w:val="291C3804"/>
    <w:rsid w:val="292D4B5E"/>
    <w:rsid w:val="2AB259CF"/>
    <w:rsid w:val="2AEC4B7B"/>
    <w:rsid w:val="2C0F0742"/>
    <w:rsid w:val="2C7918D9"/>
    <w:rsid w:val="2D4D7918"/>
    <w:rsid w:val="2E301E7F"/>
    <w:rsid w:val="2E630687"/>
    <w:rsid w:val="2E7115D2"/>
    <w:rsid w:val="2EB10E36"/>
    <w:rsid w:val="31AB4DDB"/>
    <w:rsid w:val="32FE0C51"/>
    <w:rsid w:val="33966DC2"/>
    <w:rsid w:val="35DE6009"/>
    <w:rsid w:val="35F5425D"/>
    <w:rsid w:val="36724064"/>
    <w:rsid w:val="36AA1E2D"/>
    <w:rsid w:val="3709617D"/>
    <w:rsid w:val="37B66BF3"/>
    <w:rsid w:val="396C1633"/>
    <w:rsid w:val="3B173162"/>
    <w:rsid w:val="3C3B0CC0"/>
    <w:rsid w:val="3C5C12BF"/>
    <w:rsid w:val="3DBC365C"/>
    <w:rsid w:val="3E393D12"/>
    <w:rsid w:val="3EC83F6B"/>
    <w:rsid w:val="3EDE3EF6"/>
    <w:rsid w:val="4305350C"/>
    <w:rsid w:val="441F26D6"/>
    <w:rsid w:val="44325024"/>
    <w:rsid w:val="44815EEB"/>
    <w:rsid w:val="455D6CF0"/>
    <w:rsid w:val="45AC003B"/>
    <w:rsid w:val="47366594"/>
    <w:rsid w:val="47B83D2B"/>
    <w:rsid w:val="48D54C21"/>
    <w:rsid w:val="48D7425A"/>
    <w:rsid w:val="49000251"/>
    <w:rsid w:val="490E471D"/>
    <w:rsid w:val="4992144E"/>
    <w:rsid w:val="49DB6919"/>
    <w:rsid w:val="4A3A6C77"/>
    <w:rsid w:val="4A3D030A"/>
    <w:rsid w:val="4AFA2076"/>
    <w:rsid w:val="4C3F1E60"/>
    <w:rsid w:val="4D5F2CAE"/>
    <w:rsid w:val="4E246A19"/>
    <w:rsid w:val="4E561953"/>
    <w:rsid w:val="4EA362E0"/>
    <w:rsid w:val="4EF96BAB"/>
    <w:rsid w:val="4F85174D"/>
    <w:rsid w:val="50AA51DE"/>
    <w:rsid w:val="523F39DA"/>
    <w:rsid w:val="551B1FCA"/>
    <w:rsid w:val="55535676"/>
    <w:rsid w:val="55F92848"/>
    <w:rsid w:val="57313EA1"/>
    <w:rsid w:val="574B3656"/>
    <w:rsid w:val="57F840A4"/>
    <w:rsid w:val="58401BD2"/>
    <w:rsid w:val="58425DD2"/>
    <w:rsid w:val="5847052D"/>
    <w:rsid w:val="58A2012A"/>
    <w:rsid w:val="5902740B"/>
    <w:rsid w:val="59C25CD4"/>
    <w:rsid w:val="5A063BCF"/>
    <w:rsid w:val="5B166C27"/>
    <w:rsid w:val="5F502BB9"/>
    <w:rsid w:val="5FC62AC6"/>
    <w:rsid w:val="600F4175"/>
    <w:rsid w:val="61014FA6"/>
    <w:rsid w:val="6175345D"/>
    <w:rsid w:val="63F25AF4"/>
    <w:rsid w:val="64CC00CB"/>
    <w:rsid w:val="6517303D"/>
    <w:rsid w:val="655743BB"/>
    <w:rsid w:val="65AC4CB0"/>
    <w:rsid w:val="65B9486D"/>
    <w:rsid w:val="65C43110"/>
    <w:rsid w:val="67320B87"/>
    <w:rsid w:val="68C043CC"/>
    <w:rsid w:val="68EB0C11"/>
    <w:rsid w:val="697F32A0"/>
    <w:rsid w:val="69F00A20"/>
    <w:rsid w:val="6A930BFD"/>
    <w:rsid w:val="6AE347C8"/>
    <w:rsid w:val="6E5440DF"/>
    <w:rsid w:val="70232E13"/>
    <w:rsid w:val="750B40F1"/>
    <w:rsid w:val="75601508"/>
    <w:rsid w:val="75D10C55"/>
    <w:rsid w:val="75DD4AF8"/>
    <w:rsid w:val="761332BE"/>
    <w:rsid w:val="764E4E74"/>
    <w:rsid w:val="76EE7CDC"/>
    <w:rsid w:val="774275C9"/>
    <w:rsid w:val="7C855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autoRedefine/>
    <w:qFormat/>
    <w:uiPriority w:val="9"/>
    <w:pPr>
      <w:keepNext/>
      <w:keepLines/>
      <w:spacing w:before="340" w:after="330" w:line="578" w:lineRule="auto"/>
      <w:outlineLvl w:val="0"/>
    </w:pPr>
    <w:rPr>
      <w:b/>
      <w:bCs/>
      <w:kern w:val="44"/>
      <w:sz w:val="44"/>
      <w:szCs w:val="44"/>
    </w:rPr>
  </w:style>
  <w:style w:type="character" w:default="1" w:styleId="25">
    <w:name w:val="Default Paragraph Font"/>
    <w:autoRedefine/>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3">
    <w:name w:val="toc 7"/>
    <w:basedOn w:val="1"/>
    <w:next w:val="1"/>
    <w:autoRedefine/>
    <w:unhideWhenUsed/>
    <w:qFormat/>
    <w:uiPriority w:val="39"/>
    <w:pPr>
      <w:ind w:left="1260"/>
      <w:jc w:val="left"/>
    </w:pPr>
    <w:rPr>
      <w:rFonts w:cstheme="minorHAnsi"/>
      <w:sz w:val="18"/>
      <w:szCs w:val="18"/>
    </w:rPr>
  </w:style>
  <w:style w:type="paragraph" w:styleId="4">
    <w:name w:val="Document Map"/>
    <w:basedOn w:val="1"/>
    <w:link w:val="31"/>
    <w:autoRedefine/>
    <w:semiHidden/>
    <w:unhideWhenUsed/>
    <w:qFormat/>
    <w:uiPriority w:val="99"/>
    <w:rPr>
      <w:rFonts w:ascii="宋体" w:eastAsia="宋体"/>
      <w:sz w:val="18"/>
      <w:szCs w:val="18"/>
    </w:rPr>
  </w:style>
  <w:style w:type="paragraph" w:styleId="5">
    <w:name w:val="annotation text"/>
    <w:basedOn w:val="1"/>
    <w:link w:val="32"/>
    <w:autoRedefine/>
    <w:unhideWhenUsed/>
    <w:qFormat/>
    <w:uiPriority w:val="99"/>
    <w:pPr>
      <w:jc w:val="left"/>
    </w:pPr>
  </w:style>
  <w:style w:type="paragraph" w:styleId="6">
    <w:name w:val="Body Text 3"/>
    <w:basedOn w:val="1"/>
    <w:link w:val="40"/>
    <w:autoRedefine/>
    <w:qFormat/>
    <w:uiPriority w:val="0"/>
    <w:pPr>
      <w:spacing w:after="120"/>
    </w:pPr>
    <w:rPr>
      <w:rFonts w:ascii="Times New Roman" w:hAnsi="Times New Roman" w:eastAsia="宋体" w:cs="Times New Roman"/>
      <w:sz w:val="16"/>
      <w:szCs w:val="16"/>
    </w:rPr>
  </w:style>
  <w:style w:type="paragraph" w:styleId="7">
    <w:name w:val="Body Text"/>
    <w:basedOn w:val="1"/>
    <w:link w:val="41"/>
    <w:autoRedefine/>
    <w:semiHidden/>
    <w:unhideWhenUsed/>
    <w:qFormat/>
    <w:uiPriority w:val="99"/>
    <w:pPr>
      <w:spacing w:after="120"/>
    </w:pPr>
  </w:style>
  <w:style w:type="paragraph" w:styleId="8">
    <w:name w:val="Body Text Indent"/>
    <w:basedOn w:val="1"/>
    <w:autoRedefine/>
    <w:qFormat/>
    <w:uiPriority w:val="99"/>
    <w:pPr>
      <w:spacing w:after="120"/>
      <w:ind w:left="420" w:leftChars="200"/>
    </w:pPr>
    <w:rPr>
      <w:rFonts w:ascii="Times New Roman" w:hAnsi="Times New Roman" w:eastAsia="宋体" w:cs="Times New Roman"/>
    </w:rPr>
  </w:style>
  <w:style w:type="paragraph" w:styleId="9">
    <w:name w:val="toc 5"/>
    <w:basedOn w:val="1"/>
    <w:next w:val="1"/>
    <w:autoRedefine/>
    <w:unhideWhenUsed/>
    <w:qFormat/>
    <w:uiPriority w:val="39"/>
    <w:pPr>
      <w:ind w:left="840"/>
      <w:jc w:val="left"/>
    </w:pPr>
    <w:rPr>
      <w:rFonts w:cstheme="minorHAnsi"/>
      <w:sz w:val="18"/>
      <w:szCs w:val="18"/>
    </w:rPr>
  </w:style>
  <w:style w:type="paragraph" w:styleId="10">
    <w:name w:val="toc 3"/>
    <w:basedOn w:val="1"/>
    <w:next w:val="1"/>
    <w:autoRedefine/>
    <w:unhideWhenUsed/>
    <w:qFormat/>
    <w:uiPriority w:val="39"/>
    <w:pPr>
      <w:ind w:left="420"/>
      <w:jc w:val="left"/>
    </w:pPr>
    <w:rPr>
      <w:rFonts w:cstheme="minorHAnsi"/>
      <w:i/>
      <w:iCs/>
      <w:sz w:val="20"/>
      <w:szCs w:val="20"/>
    </w:rPr>
  </w:style>
  <w:style w:type="paragraph" w:styleId="11">
    <w:name w:val="toc 8"/>
    <w:basedOn w:val="1"/>
    <w:next w:val="1"/>
    <w:autoRedefine/>
    <w:unhideWhenUsed/>
    <w:qFormat/>
    <w:uiPriority w:val="39"/>
    <w:pPr>
      <w:ind w:left="1470"/>
      <w:jc w:val="left"/>
    </w:pPr>
    <w:rPr>
      <w:rFonts w:cstheme="minorHAnsi"/>
      <w:sz w:val="18"/>
      <w:szCs w:val="18"/>
    </w:rPr>
  </w:style>
  <w:style w:type="paragraph" w:styleId="12">
    <w:name w:val="Balloon Text"/>
    <w:basedOn w:val="1"/>
    <w:link w:val="34"/>
    <w:autoRedefine/>
    <w:semiHidden/>
    <w:unhideWhenUsed/>
    <w:qFormat/>
    <w:uiPriority w:val="99"/>
    <w:rPr>
      <w:sz w:val="18"/>
      <w:szCs w:val="18"/>
    </w:rPr>
  </w:style>
  <w:style w:type="paragraph" w:styleId="13">
    <w:name w:val="footer"/>
    <w:basedOn w:val="1"/>
    <w:link w:val="29"/>
    <w:autoRedefine/>
    <w:unhideWhenUsed/>
    <w:qFormat/>
    <w:uiPriority w:val="99"/>
    <w:pPr>
      <w:tabs>
        <w:tab w:val="center" w:pos="4153"/>
        <w:tab w:val="right" w:pos="8306"/>
      </w:tabs>
      <w:snapToGrid w:val="0"/>
      <w:jc w:val="left"/>
    </w:pPr>
    <w:rPr>
      <w:sz w:val="18"/>
      <w:szCs w:val="18"/>
    </w:rPr>
  </w:style>
  <w:style w:type="paragraph" w:styleId="14">
    <w:name w:val="header"/>
    <w:basedOn w:val="1"/>
    <w:link w:val="2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tabs>
        <w:tab w:val="right" w:leader="dot" w:pos="9344"/>
      </w:tabs>
      <w:spacing w:before="120" w:after="120" w:line="360" w:lineRule="auto"/>
      <w:jc w:val="center"/>
    </w:pPr>
    <w:rPr>
      <w:rFonts w:cstheme="minorHAnsi"/>
      <w:b/>
      <w:bCs/>
      <w:caps/>
      <w:sz w:val="20"/>
      <w:szCs w:val="20"/>
    </w:rPr>
  </w:style>
  <w:style w:type="paragraph" w:styleId="16">
    <w:name w:val="toc 4"/>
    <w:basedOn w:val="1"/>
    <w:next w:val="1"/>
    <w:autoRedefine/>
    <w:unhideWhenUsed/>
    <w:qFormat/>
    <w:uiPriority w:val="39"/>
    <w:pPr>
      <w:ind w:left="630"/>
      <w:jc w:val="left"/>
    </w:pPr>
    <w:rPr>
      <w:rFonts w:cstheme="minorHAnsi"/>
      <w:sz w:val="18"/>
      <w:szCs w:val="18"/>
    </w:rPr>
  </w:style>
  <w:style w:type="paragraph" w:styleId="17">
    <w:name w:val="toc 6"/>
    <w:basedOn w:val="1"/>
    <w:next w:val="1"/>
    <w:autoRedefine/>
    <w:unhideWhenUsed/>
    <w:qFormat/>
    <w:uiPriority w:val="39"/>
    <w:pPr>
      <w:ind w:left="1050"/>
      <w:jc w:val="left"/>
    </w:pPr>
    <w:rPr>
      <w:rFonts w:cstheme="minorHAnsi"/>
      <w:sz w:val="18"/>
      <w:szCs w:val="18"/>
    </w:rPr>
  </w:style>
  <w:style w:type="paragraph" w:styleId="18">
    <w:name w:val="toc 2"/>
    <w:basedOn w:val="1"/>
    <w:next w:val="1"/>
    <w:autoRedefine/>
    <w:unhideWhenUsed/>
    <w:qFormat/>
    <w:uiPriority w:val="39"/>
    <w:pPr>
      <w:ind w:left="210"/>
      <w:jc w:val="left"/>
    </w:pPr>
    <w:rPr>
      <w:rFonts w:cstheme="minorHAnsi"/>
      <w:smallCaps/>
      <w:sz w:val="20"/>
      <w:szCs w:val="20"/>
    </w:rPr>
  </w:style>
  <w:style w:type="paragraph" w:styleId="19">
    <w:name w:val="toc 9"/>
    <w:basedOn w:val="1"/>
    <w:next w:val="1"/>
    <w:autoRedefine/>
    <w:unhideWhenUsed/>
    <w:qFormat/>
    <w:uiPriority w:val="39"/>
    <w:pPr>
      <w:ind w:left="1680"/>
      <w:jc w:val="left"/>
    </w:pPr>
    <w:rPr>
      <w:rFonts w:cstheme="minorHAnsi"/>
      <w:sz w:val="18"/>
      <w:szCs w:val="18"/>
    </w:rPr>
  </w:style>
  <w:style w:type="paragraph" w:styleId="20">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1">
    <w:name w:val="annotation subject"/>
    <w:basedOn w:val="5"/>
    <w:next w:val="5"/>
    <w:link w:val="33"/>
    <w:autoRedefine/>
    <w:semiHidden/>
    <w:unhideWhenUsed/>
    <w:qFormat/>
    <w:uiPriority w:val="99"/>
    <w:rPr>
      <w:b/>
      <w:bCs/>
    </w:rPr>
  </w:style>
  <w:style w:type="paragraph" w:styleId="22">
    <w:name w:val="Body Text First Indent 2"/>
    <w:basedOn w:val="8"/>
    <w:autoRedefine/>
    <w:qFormat/>
    <w:uiPriority w:val="99"/>
    <w:pPr>
      <w:ind w:firstLine="420" w:firstLineChars="200"/>
    </w:pPr>
  </w:style>
  <w:style w:type="table" w:styleId="24">
    <w:name w:val="Table Grid"/>
    <w:basedOn w:val="23"/>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autoRedefine/>
    <w:unhideWhenUsed/>
    <w:qFormat/>
    <w:uiPriority w:val="99"/>
    <w:rPr>
      <w:color w:val="0000FF" w:themeColor="hyperlink"/>
      <w:u w:val="single"/>
    </w:rPr>
  </w:style>
  <w:style w:type="character" w:styleId="27">
    <w:name w:val="annotation reference"/>
    <w:basedOn w:val="25"/>
    <w:autoRedefine/>
    <w:unhideWhenUsed/>
    <w:qFormat/>
    <w:uiPriority w:val="99"/>
    <w:rPr>
      <w:sz w:val="21"/>
      <w:szCs w:val="21"/>
    </w:rPr>
  </w:style>
  <w:style w:type="character" w:customStyle="1" w:styleId="28">
    <w:name w:val="页眉 Char"/>
    <w:basedOn w:val="25"/>
    <w:link w:val="14"/>
    <w:autoRedefine/>
    <w:qFormat/>
    <w:uiPriority w:val="99"/>
    <w:rPr>
      <w:sz w:val="18"/>
      <w:szCs w:val="18"/>
    </w:rPr>
  </w:style>
  <w:style w:type="character" w:customStyle="1" w:styleId="29">
    <w:name w:val="页脚 Char"/>
    <w:basedOn w:val="25"/>
    <w:link w:val="13"/>
    <w:autoRedefine/>
    <w:qFormat/>
    <w:uiPriority w:val="99"/>
    <w:rPr>
      <w:sz w:val="18"/>
      <w:szCs w:val="18"/>
    </w:rPr>
  </w:style>
  <w:style w:type="character" w:customStyle="1" w:styleId="30">
    <w:name w:val="标题 1 Char"/>
    <w:basedOn w:val="25"/>
    <w:link w:val="2"/>
    <w:autoRedefine/>
    <w:qFormat/>
    <w:uiPriority w:val="9"/>
    <w:rPr>
      <w:b/>
      <w:bCs/>
      <w:kern w:val="44"/>
      <w:sz w:val="44"/>
      <w:szCs w:val="44"/>
    </w:rPr>
  </w:style>
  <w:style w:type="character" w:customStyle="1" w:styleId="31">
    <w:name w:val="文档结构图 Char"/>
    <w:basedOn w:val="25"/>
    <w:link w:val="4"/>
    <w:autoRedefine/>
    <w:semiHidden/>
    <w:qFormat/>
    <w:uiPriority w:val="99"/>
    <w:rPr>
      <w:rFonts w:ascii="宋体" w:eastAsia="宋体"/>
      <w:sz w:val="18"/>
      <w:szCs w:val="18"/>
    </w:rPr>
  </w:style>
  <w:style w:type="character" w:customStyle="1" w:styleId="32">
    <w:name w:val="批注文字 Char"/>
    <w:basedOn w:val="25"/>
    <w:link w:val="5"/>
    <w:autoRedefine/>
    <w:qFormat/>
    <w:uiPriority w:val="99"/>
  </w:style>
  <w:style w:type="character" w:customStyle="1" w:styleId="33">
    <w:name w:val="批注主题 Char"/>
    <w:basedOn w:val="32"/>
    <w:link w:val="21"/>
    <w:autoRedefine/>
    <w:semiHidden/>
    <w:qFormat/>
    <w:uiPriority w:val="99"/>
    <w:rPr>
      <w:b/>
      <w:bCs/>
    </w:rPr>
  </w:style>
  <w:style w:type="character" w:customStyle="1" w:styleId="34">
    <w:name w:val="批注框文本 Char"/>
    <w:basedOn w:val="25"/>
    <w:link w:val="12"/>
    <w:autoRedefine/>
    <w:semiHidden/>
    <w:qFormat/>
    <w:uiPriority w:val="99"/>
    <w:rPr>
      <w:sz w:val="18"/>
      <w:szCs w:val="18"/>
    </w:rPr>
  </w:style>
  <w:style w:type="character" w:customStyle="1" w:styleId="35">
    <w:name w:val="正文缩进2格 Char"/>
    <w:link w:val="36"/>
    <w:autoRedefine/>
    <w:qFormat/>
    <w:uiPriority w:val="0"/>
    <w:rPr>
      <w:rFonts w:ascii="仿宋_GB2312" w:hAnsi="宋体" w:eastAsia="仿宋_GB2312"/>
      <w:sz w:val="31"/>
      <w:szCs w:val="28"/>
    </w:rPr>
  </w:style>
  <w:style w:type="paragraph" w:customStyle="1" w:styleId="36">
    <w:name w:val="正文缩进2格"/>
    <w:basedOn w:val="1"/>
    <w:link w:val="35"/>
    <w:autoRedefine/>
    <w:qFormat/>
    <w:uiPriority w:val="0"/>
    <w:pPr>
      <w:spacing w:after="120" w:line="600" w:lineRule="exact"/>
      <w:ind w:firstLine="639" w:firstLineChars="206"/>
    </w:pPr>
    <w:rPr>
      <w:rFonts w:ascii="仿宋_GB2312" w:hAnsi="宋体" w:eastAsia="仿宋_GB2312"/>
      <w:sz w:val="31"/>
      <w:szCs w:val="28"/>
    </w:rPr>
  </w:style>
  <w:style w:type="paragraph" w:customStyle="1" w:styleId="37">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8">
    <w:name w:val="fontblue"/>
    <w:basedOn w:val="25"/>
    <w:autoRedefine/>
    <w:qFormat/>
    <w:uiPriority w:val="0"/>
  </w:style>
  <w:style w:type="character" w:customStyle="1" w:styleId="39">
    <w:name w:val="表正文 Char"/>
    <w:autoRedefine/>
    <w:qFormat/>
    <w:uiPriority w:val="0"/>
    <w:rPr>
      <w:rFonts w:eastAsia="仿宋_GB2312"/>
      <w:kern w:val="2"/>
      <w:sz w:val="30"/>
      <w:lang w:val="en-US" w:eastAsia="zh-CN" w:bidi="ar-SA"/>
    </w:rPr>
  </w:style>
  <w:style w:type="character" w:customStyle="1" w:styleId="40">
    <w:name w:val="正文文本 3 Char"/>
    <w:basedOn w:val="25"/>
    <w:link w:val="6"/>
    <w:autoRedefine/>
    <w:qFormat/>
    <w:uiPriority w:val="0"/>
    <w:rPr>
      <w:rFonts w:ascii="Times New Roman" w:hAnsi="Times New Roman" w:eastAsia="宋体" w:cs="Times New Roman"/>
      <w:sz w:val="16"/>
      <w:szCs w:val="16"/>
    </w:rPr>
  </w:style>
  <w:style w:type="character" w:customStyle="1" w:styleId="41">
    <w:name w:val="正文文本 Char"/>
    <w:basedOn w:val="25"/>
    <w:link w:val="7"/>
    <w:autoRedefine/>
    <w:semiHidden/>
    <w:qFormat/>
    <w:uiPriority w:val="99"/>
  </w:style>
  <w:style w:type="paragraph" w:customStyle="1" w:styleId="42">
    <w:name w:val="修订2"/>
    <w:autoRedefine/>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43">
    <w:name w:val="_Style 3"/>
    <w:autoRedefine/>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40</Pages>
  <Words>192</Words>
  <Characters>198</Characters>
  <Lines>181</Lines>
  <Paragraphs>51</Paragraphs>
  <TotalTime>4</TotalTime>
  <ScaleCrop>false</ScaleCrop>
  <LinksUpToDate>false</LinksUpToDate>
  <CharactersWithSpaces>214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2021-01-14T02:07:00Z</dcterms:created>
  <dc:creator>wlm</dc:creator>
  <cp:lastModifiedBy>L&amp;P</cp:lastModifiedBy>
  <dcterms:modified xsi:type="dcterms:W3CDTF">2026-07-09T02:04:48Z</dcterms:modified>
  <cp:revision>258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418807B5A95D4DBD8E27C23348A71850_13</vt:lpwstr>
  </property>
  <property fmtid="{D5CDD505-2E9C-101B-9397-08002B2CF9AE}" pid="4" name="KSOTemplateDocerSaveRecord">
    <vt:lpwstr>eyJoZGlkIjoiM2NiNDgzMjg5YzczMzFkMjQ3ZWY2YTVlNTI5Njg3NjAiLCJ1c2VySWQiOiI1Mjk5MzgwNjIifQ==</vt:lpwstr>
  </property>
</Properties>
</file>